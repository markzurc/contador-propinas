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9F0D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77339CF9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1219E1D7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05F99F72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54667D94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7AEC7433" w14:textId="77777777" w:rsidR="00C40605" w:rsidRPr="006330ED" w:rsidRDefault="00C40605" w:rsidP="00C40605">
      <w:pPr>
        <w:rPr>
          <w:rFonts w:ascii="Arial" w:hAnsi="Arial" w:cs="Arial"/>
          <w:lang w:val="es-ES_tradnl"/>
        </w:rPr>
      </w:pPr>
    </w:p>
    <w:p w14:paraId="5C32B5C5" w14:textId="77777777" w:rsidR="00C40605" w:rsidRPr="006330ED" w:rsidRDefault="00C40605" w:rsidP="00C40605">
      <w:pPr>
        <w:keepNext/>
        <w:jc w:val="center"/>
        <w:outlineLvl w:val="2"/>
        <w:rPr>
          <w:rFonts w:ascii="Arial" w:hAnsi="Arial" w:cs="Arial"/>
          <w:b/>
          <w:lang w:val="es-ES_tradnl"/>
        </w:rPr>
      </w:pPr>
    </w:p>
    <w:p w14:paraId="2074407A" w14:textId="77777777" w:rsidR="00C40605" w:rsidRPr="006330ED" w:rsidRDefault="00C40605" w:rsidP="00C40605">
      <w:pPr>
        <w:keepNext/>
        <w:jc w:val="center"/>
        <w:outlineLvl w:val="2"/>
        <w:rPr>
          <w:rFonts w:ascii="Arial" w:hAnsi="Arial" w:cs="Arial"/>
          <w:b/>
          <w:lang w:val="es-ES_tradnl"/>
        </w:rPr>
      </w:pPr>
    </w:p>
    <w:p w14:paraId="26DA501A" w14:textId="77777777" w:rsidR="00C40605" w:rsidRPr="006330ED" w:rsidRDefault="00C40605" w:rsidP="00C40605">
      <w:pPr>
        <w:keepNext/>
        <w:jc w:val="center"/>
        <w:outlineLvl w:val="2"/>
        <w:rPr>
          <w:rFonts w:ascii="Arial" w:hAnsi="Arial" w:cs="Arial"/>
          <w:b/>
          <w:lang w:val="es-ES_tradnl"/>
        </w:rPr>
      </w:pPr>
    </w:p>
    <w:p w14:paraId="203FCFBC" w14:textId="77777777" w:rsidR="00C40605" w:rsidRPr="00805309" w:rsidRDefault="00C40605" w:rsidP="00C40605">
      <w:pPr>
        <w:keepNext/>
        <w:jc w:val="center"/>
        <w:outlineLvl w:val="2"/>
        <w:rPr>
          <w:rFonts w:ascii="Century Gothic" w:hAnsi="Century Gothic" w:cs="Arial"/>
          <w:b/>
          <w:sz w:val="28"/>
          <w:szCs w:val="28"/>
          <w:lang w:val="es-ES_tradnl"/>
        </w:rPr>
      </w:pPr>
      <w:r w:rsidRPr="00805309">
        <w:rPr>
          <w:rFonts w:ascii="Century Gothic" w:hAnsi="Century Gothic" w:cs="Arial"/>
          <w:b/>
          <w:sz w:val="28"/>
          <w:szCs w:val="28"/>
          <w:lang w:val="es-ES_tradnl"/>
        </w:rPr>
        <w:t>Propuesta Solución</w:t>
      </w:r>
    </w:p>
    <w:p w14:paraId="4B11346A" w14:textId="77777777" w:rsidR="00C40605" w:rsidRPr="00805309" w:rsidRDefault="005A5330" w:rsidP="00C40605">
      <w:pPr>
        <w:keepNext/>
        <w:jc w:val="center"/>
        <w:outlineLvl w:val="2"/>
        <w:rPr>
          <w:rFonts w:ascii="Century Gothic" w:hAnsi="Century Gothic" w:cs="Arial"/>
          <w:b/>
          <w:sz w:val="28"/>
          <w:szCs w:val="28"/>
          <w:lang w:val="es-ES_tradnl"/>
        </w:rPr>
      </w:pPr>
      <w:r w:rsidRPr="00805309">
        <w:rPr>
          <w:rFonts w:ascii="Century Gothic" w:hAnsi="Century Gothic" w:cs="Arial"/>
          <w:b/>
          <w:sz w:val="28"/>
          <w:szCs w:val="28"/>
          <w:lang w:val="es-ES_tradnl"/>
        </w:rPr>
        <w:t>Obra Civil</w:t>
      </w:r>
    </w:p>
    <w:p w14:paraId="6E14AD88" w14:textId="77777777" w:rsidR="00C40605" w:rsidRPr="00805309" w:rsidRDefault="00C40605" w:rsidP="00C40605">
      <w:pPr>
        <w:keepNext/>
        <w:outlineLvl w:val="2"/>
        <w:rPr>
          <w:rFonts w:ascii="Century Gothic" w:hAnsi="Century Gothic" w:cs="Arial"/>
          <w:bCs/>
          <w:sz w:val="28"/>
          <w:szCs w:val="28"/>
          <w:lang w:val="es-ES_tradnl"/>
        </w:rPr>
      </w:pPr>
    </w:p>
    <w:p w14:paraId="2A52313F" w14:textId="77777777" w:rsidR="00C40605" w:rsidRPr="00805309" w:rsidRDefault="00C40605" w:rsidP="00C40605">
      <w:pPr>
        <w:keepNext/>
        <w:jc w:val="center"/>
        <w:outlineLvl w:val="2"/>
        <w:rPr>
          <w:rFonts w:ascii="Century Gothic" w:hAnsi="Century Gothic" w:cs="Arial"/>
          <w:b/>
          <w:sz w:val="28"/>
          <w:szCs w:val="28"/>
          <w:lang w:val="es-ES_tradnl"/>
        </w:rPr>
      </w:pPr>
      <w:bookmarkStart w:id="0" w:name="_Toc215748359"/>
      <w:r w:rsidRPr="00805309">
        <w:rPr>
          <w:rFonts w:ascii="Century Gothic" w:hAnsi="Century Gothic" w:cs="Arial"/>
          <w:b/>
          <w:sz w:val="28"/>
          <w:szCs w:val="28"/>
        </w:rPr>
        <w:t>562039</w:t>
      </w:r>
      <w:bookmarkEnd w:id="0"/>
    </w:p>
    <w:p w14:paraId="2E37F4A9" w14:textId="77777777" w:rsidR="00C40605" w:rsidRPr="00805309" w:rsidRDefault="00C40605" w:rsidP="00C40605">
      <w:pPr>
        <w:jc w:val="center"/>
        <w:rPr>
          <w:rFonts w:ascii="Century Gothic" w:hAnsi="Century Gothic" w:cs="Arial"/>
          <w:sz w:val="28"/>
          <w:szCs w:val="28"/>
          <w:lang w:val="es-ES_tradnl"/>
        </w:rPr>
      </w:pPr>
      <w:r w:rsidRPr="00805309">
        <w:rPr>
          <w:rFonts w:ascii="Century Gothic" w:hAnsi="Century Gothic"/>
          <w:b/>
          <w:sz w:val="28"/>
          <w:szCs w:val="28"/>
        </w:rPr>
        <w:t xml:space="preserve">ELABORACION DE SISTEMA ELECTRONICO DE GESTION (SEG) TELCEL PARA COMPARTICION DE TORRES / FASE 2 </w:t>
      </w:r>
    </w:p>
    <w:p w14:paraId="33B1C8C5" w14:textId="77777777" w:rsidR="00C40605" w:rsidRPr="006330ED" w:rsidRDefault="00C40605" w:rsidP="00C40605">
      <w:pPr>
        <w:keepNext/>
        <w:ind w:left="720"/>
        <w:jc w:val="center"/>
        <w:outlineLvl w:val="3"/>
        <w:rPr>
          <w:rFonts w:ascii="Arial" w:hAnsi="Arial" w:cs="Arial"/>
          <w:b/>
          <w:sz w:val="28"/>
          <w:lang w:val="es-ES_tradnl"/>
        </w:rPr>
      </w:pPr>
    </w:p>
    <w:p w14:paraId="466FEB15" w14:textId="77777777" w:rsidR="00C40605" w:rsidRPr="006330ED" w:rsidRDefault="00C40605" w:rsidP="00C40605">
      <w:pPr>
        <w:rPr>
          <w:rFonts w:ascii="Arial" w:hAnsi="Arial" w:cs="Arial"/>
        </w:rPr>
      </w:pPr>
    </w:p>
    <w:p w14:paraId="4E9A6356" w14:textId="77777777" w:rsidR="005A6CB4" w:rsidRDefault="005A6CB4" w:rsidP="00844CC6">
      <w:pPr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13E1CADD" w14:textId="77777777" w:rsidR="005A6CB4" w:rsidRDefault="005A6CB4" w:rsidP="00844CC6">
      <w:pPr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583033FC" w14:textId="77777777" w:rsidR="005A6CB4" w:rsidRDefault="005A6CB4" w:rsidP="00844CC6">
      <w:pPr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4C473120" w14:textId="77777777" w:rsidR="005A6CB4" w:rsidRPr="005A6CB4" w:rsidRDefault="005A6CB4" w:rsidP="00844CC6">
      <w:pPr>
        <w:jc w:val="both"/>
        <w:rPr>
          <w:rFonts w:ascii="Century Gothic" w:hAnsi="Century Gothic" w:cs="Arial"/>
          <w:b/>
          <w:bCs/>
        </w:rPr>
      </w:pPr>
      <w:r w:rsidRPr="002300C9">
        <w:rPr>
          <w:rFonts w:ascii="Century Gothic" w:hAnsi="Century Gothic" w:cs="Arial"/>
          <w:b/>
          <w:bCs/>
        </w:rPr>
        <w:lastRenderedPageBreak/>
        <w:t>PROPUESTA DE SOLUCIÓN.</w:t>
      </w:r>
    </w:p>
    <w:p w14:paraId="623465A6" w14:textId="77777777" w:rsidR="00844CC6" w:rsidRPr="00805309" w:rsidRDefault="00844CC6" w:rsidP="00844CC6">
      <w:pPr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DIAGRAMA DE FLUJO</w:t>
      </w:r>
    </w:p>
    <w:p w14:paraId="0F2C8705" w14:textId="77777777" w:rsidR="00844CC6" w:rsidRPr="00805309" w:rsidRDefault="00844CC6" w:rsidP="00844CC6">
      <w:pPr>
        <w:jc w:val="center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27B8E773" wp14:editId="7B93ED82">
            <wp:extent cx="2782990" cy="4423559"/>
            <wp:effectExtent l="0" t="0" r="0" b="0"/>
            <wp:docPr id="8578148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4892" name="Imagen 1" descr="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684" cy="44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8C01" w14:textId="2568DFB7" w:rsidR="00844CC6" w:rsidRDefault="00BD0FD5" w:rsidP="00844CC6">
      <w:pPr>
        <w:jc w:val="center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object w:dxaOrig="1230" w:dyaOrig="794" w14:anchorId="750B80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9.35pt;height:42.35pt" o:ole="">
            <v:imagedata r:id="rId9" o:title=""/>
          </v:shape>
          <o:OLEObject Type="Embed" ProgID="Acrobat.Document.DC" ShapeID="_x0000_i1027" DrawAspect="Icon" ObjectID="_1838222737" r:id="rId10"/>
        </w:object>
      </w:r>
    </w:p>
    <w:p w14:paraId="57B2B150" w14:textId="77777777" w:rsidR="00805309" w:rsidRPr="00805309" w:rsidRDefault="00805309" w:rsidP="00844CC6">
      <w:pPr>
        <w:jc w:val="center"/>
        <w:rPr>
          <w:rFonts w:ascii="Century Gothic" w:hAnsi="Century Gothic" w:cs="Arial"/>
          <w:b/>
          <w:bCs/>
          <w:sz w:val="18"/>
          <w:szCs w:val="18"/>
        </w:rPr>
      </w:pPr>
    </w:p>
    <w:p w14:paraId="7D4925C5" w14:textId="77777777" w:rsidR="00844CC6" w:rsidRPr="00805309" w:rsidRDefault="00844CC6" w:rsidP="00844CC6">
      <w:pPr>
        <w:pStyle w:val="Encabezado"/>
        <w:jc w:val="both"/>
        <w:rPr>
          <w:rFonts w:ascii="Century Gothic" w:hAnsi="Century Gothic" w:cs="Arial"/>
          <w:bCs/>
          <w:sz w:val="18"/>
          <w:szCs w:val="18"/>
        </w:rPr>
      </w:pPr>
      <w:r w:rsidRPr="00805309">
        <w:rPr>
          <w:rFonts w:ascii="Century Gothic" w:hAnsi="Century Gothic" w:cs="Arial"/>
          <w:bCs/>
          <w:sz w:val="18"/>
          <w:szCs w:val="18"/>
        </w:rPr>
        <w:lastRenderedPageBreak/>
        <w:t>A continuación, se enlistan los estados que conlleva el proceso y que se tomarán en cuenta para el desarrollo del módulo.</w:t>
      </w:r>
    </w:p>
    <w:p w14:paraId="7A3B035A" w14:textId="77777777" w:rsidR="00844CC6" w:rsidRPr="000805BA" w:rsidRDefault="00844CC6" w:rsidP="00844CC6">
      <w:pPr>
        <w:pStyle w:val="Encabezado"/>
        <w:jc w:val="both"/>
        <w:rPr>
          <w:rFonts w:ascii="Arial" w:hAnsi="Arial" w:cs="Arial"/>
          <w:bCs/>
        </w:rPr>
      </w:pPr>
    </w:p>
    <w:p w14:paraId="44FC9F96" w14:textId="77777777" w:rsidR="00844CC6" w:rsidRDefault="00844CC6" w:rsidP="00844CC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bookmarkStart w:id="1" w:name="_Hlk214040683"/>
      <w:r w:rsidRPr="00805309">
        <w:rPr>
          <w:rFonts w:ascii="Century Gothic" w:hAnsi="Century Gothic" w:cs="Arial"/>
          <w:b/>
          <w:bCs/>
          <w:sz w:val="18"/>
          <w:szCs w:val="18"/>
        </w:rPr>
        <w:t>Solicitud de factibilidad generada.</w:t>
      </w:r>
      <w:bookmarkEnd w:id="1"/>
    </w:p>
    <w:p w14:paraId="2A831C21" w14:textId="77777777" w:rsidR="00960D4A" w:rsidRPr="00805309" w:rsidRDefault="00960D4A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02DAE147" w14:textId="75166E2E" w:rsidR="00844CC6" w:rsidRPr="00805309" w:rsidRDefault="00844CC6" w:rsidP="00844CC6">
      <w:pPr>
        <w:jc w:val="both"/>
        <w:rPr>
          <w:rFonts w:ascii="Century Gothic" w:hAnsi="Century Gothic" w:cs="Arial"/>
          <w:bCs/>
          <w:sz w:val="18"/>
          <w:szCs w:val="18"/>
        </w:rPr>
      </w:pPr>
      <w:r w:rsidRPr="00805309">
        <w:rPr>
          <w:rFonts w:ascii="Century Gothic" w:hAnsi="Century Gothic" w:cs="Arial"/>
          <w:bCs/>
          <w:sz w:val="18"/>
          <w:szCs w:val="18"/>
        </w:rPr>
        <w:t xml:space="preserve">El proceso </w:t>
      </w:r>
      <w:del w:id="2" w:author="Roberto Gzz" w:date="2026-01-29T18:23:00Z">
        <w:r w:rsidRPr="00805309" w:rsidDel="00AD23D8">
          <w:rPr>
            <w:rFonts w:ascii="Century Gothic" w:hAnsi="Century Gothic" w:cs="Arial"/>
            <w:bCs/>
            <w:sz w:val="18"/>
            <w:szCs w:val="18"/>
          </w:rPr>
          <w:delText xml:space="preserve">comenzará </w:delText>
        </w:r>
      </w:del>
      <w:ins w:id="3" w:author="Roberto Gzz" w:date="2026-01-29T18:23:00Z">
        <w:r w:rsidR="00AD23D8">
          <w:rPr>
            <w:rFonts w:ascii="Century Gothic" w:hAnsi="Century Gothic" w:cs="Arial"/>
            <w:bCs/>
            <w:sz w:val="18"/>
            <w:szCs w:val="18"/>
          </w:rPr>
          <w:t>dará inicio cuando</w:t>
        </w:r>
      </w:ins>
      <w:ins w:id="4" w:author="Roberto Gzz" w:date="2026-01-29T18:24:00Z">
        <w:r w:rsidR="00AD23D8">
          <w:rPr>
            <w:rFonts w:ascii="Century Gothic" w:hAnsi="Century Gothic" w:cs="Arial"/>
            <w:bCs/>
            <w:sz w:val="18"/>
            <w:szCs w:val="18"/>
          </w:rPr>
          <w:t xml:space="preserve"> el usuario Operador </w:t>
        </w:r>
      </w:ins>
      <w:del w:id="5" w:author="Roberto Gzz" w:date="2026-01-29T18:24:00Z">
        <w:r w:rsidRPr="00805309" w:rsidDel="00AD23D8">
          <w:rPr>
            <w:rFonts w:ascii="Century Gothic" w:hAnsi="Century Gothic" w:cs="Arial"/>
            <w:bCs/>
            <w:sz w:val="18"/>
            <w:szCs w:val="18"/>
          </w:rPr>
          <w:delText>llevándose</w:delText>
        </w:r>
      </w:del>
      <w:r w:rsidRPr="00805309">
        <w:rPr>
          <w:rFonts w:ascii="Century Gothic" w:hAnsi="Century Gothic" w:cs="Arial"/>
          <w:bCs/>
          <w:sz w:val="18"/>
          <w:szCs w:val="18"/>
        </w:rPr>
        <w:t xml:space="preserve"> </w:t>
      </w:r>
      <w:del w:id="6" w:author="Roberto Gzz" w:date="2026-01-29T18:24:00Z">
        <w:r w:rsidRPr="00805309" w:rsidDel="00AD23D8">
          <w:rPr>
            <w:rFonts w:ascii="Century Gothic" w:hAnsi="Century Gothic" w:cs="Arial"/>
            <w:bCs/>
            <w:sz w:val="18"/>
            <w:szCs w:val="18"/>
          </w:rPr>
          <w:delText>a cabo</w:delText>
        </w:r>
      </w:del>
      <w:ins w:id="7" w:author="Roberto Gzz" w:date="2026-01-29T18:24:00Z">
        <w:r w:rsidR="00AD23D8">
          <w:rPr>
            <w:rFonts w:ascii="Century Gothic" w:hAnsi="Century Gothic" w:cs="Arial"/>
            <w:bCs/>
            <w:sz w:val="18"/>
            <w:szCs w:val="18"/>
          </w:rPr>
          <w:t>realice</w:t>
        </w:r>
      </w:ins>
      <w:r w:rsidRPr="00805309">
        <w:rPr>
          <w:rFonts w:ascii="Century Gothic" w:hAnsi="Century Gothic" w:cs="Arial"/>
          <w:bCs/>
          <w:sz w:val="18"/>
          <w:szCs w:val="18"/>
        </w:rPr>
        <w:t xml:space="preserve"> la solicitud de factibilidad llevando a cabo los siguientes pasos:</w:t>
      </w:r>
    </w:p>
    <w:p w14:paraId="2201189E" w14:textId="5E3546D1" w:rsidR="00844CC6" w:rsidRDefault="00844CC6" w:rsidP="00844CC6">
      <w:pPr>
        <w:jc w:val="both"/>
        <w:rPr>
          <w:rFonts w:ascii="Century Gothic" w:hAnsi="Century Gothic" w:cs="Arial"/>
          <w:bCs/>
          <w:sz w:val="18"/>
          <w:szCs w:val="18"/>
        </w:rPr>
      </w:pPr>
      <w:r w:rsidRPr="00805309">
        <w:rPr>
          <w:rFonts w:ascii="Century Gothic" w:hAnsi="Century Gothic" w:cs="Arial"/>
          <w:bCs/>
          <w:sz w:val="18"/>
          <w:szCs w:val="18"/>
        </w:rPr>
        <w:t xml:space="preserve">El </w:t>
      </w:r>
      <w:del w:id="8" w:author="Roberto Gzz" w:date="2026-01-29T18:24:00Z">
        <w:r w:rsidRPr="00805309" w:rsidDel="00AD23D8">
          <w:rPr>
            <w:rFonts w:ascii="Century Gothic" w:hAnsi="Century Gothic" w:cs="Arial"/>
            <w:bCs/>
            <w:sz w:val="18"/>
            <w:szCs w:val="18"/>
          </w:rPr>
          <w:delText>proceso inicia con e</w:delText>
        </w:r>
      </w:del>
      <w:r w:rsidRPr="00805309">
        <w:rPr>
          <w:rFonts w:ascii="Century Gothic" w:hAnsi="Century Gothic" w:cs="Arial"/>
          <w:bCs/>
          <w:sz w:val="18"/>
          <w:szCs w:val="18"/>
        </w:rPr>
        <w:t xml:space="preserve">l </w:t>
      </w:r>
      <w:ins w:id="9" w:author="Roberto Gzz" w:date="2026-01-29T18:24:00Z">
        <w:r w:rsidR="00AD23D8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0" w:author="Roberto Gzz" w:date="2026-01-29T18:24:00Z">
        <w:r w:rsidRPr="00805309" w:rsidDel="00AD23D8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1" w:author="Roberto Gzz" w:date="2026-01-29T18:24:00Z">
        <w:r w:rsidR="00AD23D8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2" w:author="Roberto Gzz" w:date="2026-01-29T18:24:00Z">
        <w:r w:rsidRPr="00805309" w:rsidDel="00AD23D8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3" w:author="Roberto Gzz" w:date="2026-01-29T18:24:00Z">
        <w:r w:rsidR="00AD23D8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4" w:author="Roberto Gzz" w:date="2026-01-29T18:24:00Z">
        <w:r w:rsidRPr="00805309" w:rsidDel="00AD23D8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bCs/>
          <w:sz w:val="18"/>
          <w:szCs w:val="18"/>
        </w:rPr>
        <w:t xml:space="preserve"> </w:t>
      </w:r>
      <w:del w:id="15" w:author="Roberto Gzz" w:date="2026-01-29T18:24:00Z">
        <w:r w:rsidRPr="00805309" w:rsidDel="00AD23D8">
          <w:rPr>
            <w:rFonts w:ascii="Century Gothic" w:hAnsi="Century Gothic" w:cs="Arial"/>
            <w:bCs/>
            <w:sz w:val="18"/>
            <w:szCs w:val="18"/>
          </w:rPr>
          <w:delText xml:space="preserve">creando </w:delText>
        </w:r>
      </w:del>
      <w:ins w:id="16" w:author="Roberto Gzz" w:date="2026-01-29T18:24:00Z">
        <w:r w:rsidR="00AD23D8">
          <w:rPr>
            <w:rFonts w:ascii="Century Gothic" w:hAnsi="Century Gothic" w:cs="Arial"/>
            <w:bCs/>
            <w:sz w:val="18"/>
            <w:szCs w:val="18"/>
          </w:rPr>
          <w:t>genera</w:t>
        </w:r>
        <w:r w:rsidR="00AD23D8" w:rsidRPr="00805309">
          <w:rPr>
            <w:rFonts w:ascii="Century Gothic" w:hAnsi="Century Gothic" w:cs="Arial"/>
            <w:bCs/>
            <w:sz w:val="18"/>
            <w:szCs w:val="18"/>
          </w:rPr>
          <w:t xml:space="preserve"> </w:t>
        </w:r>
      </w:ins>
      <w:r w:rsidRPr="00805309">
        <w:rPr>
          <w:rFonts w:ascii="Century Gothic" w:hAnsi="Century Gothic" w:cs="Arial"/>
          <w:bCs/>
          <w:sz w:val="18"/>
          <w:szCs w:val="18"/>
        </w:rPr>
        <w:t xml:space="preserve">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Factibilidad</w:t>
      </w:r>
      <w:r w:rsidRPr="00805309">
        <w:rPr>
          <w:rFonts w:ascii="Century Gothic" w:hAnsi="Century Gothic" w:cs="Arial"/>
          <w:bCs/>
          <w:sz w:val="18"/>
          <w:szCs w:val="18"/>
        </w:rPr>
        <w:t xml:space="preserve">. El </w:t>
      </w:r>
      <w:ins w:id="17" w:author="Roberto Gzz" w:date="2026-01-29T18:25:00Z">
        <w:r w:rsidR="00AD23D8">
          <w:rPr>
            <w:rFonts w:ascii="Century Gothic" w:hAnsi="Century Gothic" w:cs="Arial"/>
            <w:b/>
            <w:bCs/>
            <w:sz w:val="18"/>
            <w:szCs w:val="18"/>
          </w:rPr>
          <w:t>U</w:t>
        </w:r>
      </w:ins>
      <w:del w:id="18" w:author="Roberto Gzz" w:date="2026-01-29T18:25:00Z">
        <w:r w:rsidRPr="00805309" w:rsidDel="00AD23D8">
          <w:rPr>
            <w:rFonts w:ascii="Century Gothic" w:hAnsi="Century Gothic" w:cs="Arial"/>
            <w:b/>
            <w:bCs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suario </w:t>
      </w:r>
      <w:ins w:id="19" w:author="Roberto Gzz" w:date="2026-01-29T18:25:00Z">
        <w:r w:rsidR="00AD23D8">
          <w:rPr>
            <w:rFonts w:ascii="Century Gothic" w:hAnsi="Century Gothic" w:cs="Arial"/>
            <w:b/>
            <w:bCs/>
            <w:sz w:val="18"/>
            <w:szCs w:val="18"/>
          </w:rPr>
          <w:t>O</w:t>
        </w:r>
      </w:ins>
      <w:del w:id="20" w:author="Roberto Gzz" w:date="2026-01-29T18:25:00Z">
        <w:r w:rsidRPr="00805309" w:rsidDel="00AD23D8">
          <w:rPr>
            <w:rFonts w:ascii="Century Gothic" w:hAnsi="Century Gothic" w:cs="Arial"/>
            <w:b/>
            <w:bCs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perador </w:t>
      </w:r>
      <w:ins w:id="21" w:author="Roberto Gzz" w:date="2026-01-29T18:25:00Z">
        <w:r w:rsidR="00AD23D8">
          <w:rPr>
            <w:rFonts w:ascii="Century Gothic" w:hAnsi="Century Gothic" w:cs="Arial"/>
            <w:b/>
            <w:bCs/>
            <w:sz w:val="18"/>
            <w:szCs w:val="18"/>
          </w:rPr>
          <w:t>C</w:t>
        </w:r>
      </w:ins>
      <w:del w:id="22" w:author="Roberto Gzz" w:date="2026-01-29T18:25:00Z">
        <w:r w:rsidRPr="00805309" w:rsidDel="00AD23D8">
          <w:rPr>
            <w:rFonts w:ascii="Century Gothic" w:hAnsi="Century Gothic" w:cs="Arial"/>
            <w:b/>
            <w:bCs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>oncesionario</w:t>
      </w:r>
      <w:r w:rsidRPr="00805309">
        <w:rPr>
          <w:rFonts w:ascii="Century Gothic" w:hAnsi="Century Gothic" w:cs="Arial"/>
          <w:bCs/>
          <w:sz w:val="18"/>
          <w:szCs w:val="18"/>
        </w:rPr>
        <w:t xml:space="preserve"> accederá a</w:t>
      </w:r>
      <w:ins w:id="23" w:author="Roberto Gzz" w:date="2026-01-29T18:25:00Z">
        <w:r w:rsidR="00AD23D8">
          <w:rPr>
            <w:rFonts w:ascii="Century Gothic" w:hAnsi="Century Gothic" w:cs="Arial"/>
            <w:bCs/>
            <w:sz w:val="18"/>
            <w:szCs w:val="18"/>
          </w:rPr>
          <w:t>l apartado</w:t>
        </w:r>
      </w:ins>
      <w:r w:rsidRPr="00805309">
        <w:rPr>
          <w:rFonts w:ascii="Century Gothic" w:hAnsi="Century Gothic" w:cs="Arial"/>
          <w:bCs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Sitios -&gt; Consulta, Nueva, Obra Civil</w:t>
      </w:r>
      <w:r w:rsidRPr="00805309">
        <w:rPr>
          <w:rFonts w:ascii="Century Gothic" w:hAnsi="Century Gothic" w:cs="Arial"/>
          <w:bCs/>
          <w:sz w:val="18"/>
          <w:szCs w:val="18"/>
        </w:rPr>
        <w:t xml:space="preserve">, seleccionará el </w:t>
      </w:r>
      <w:r w:rsidRPr="00805309">
        <w:rPr>
          <w:rFonts w:ascii="Century Gothic" w:hAnsi="Century Gothic" w:cs="Arial"/>
          <w:sz w:val="18"/>
          <w:szCs w:val="18"/>
        </w:rPr>
        <w:t>sitio</w:t>
      </w:r>
      <w:r w:rsidRPr="00805309">
        <w:rPr>
          <w:rFonts w:ascii="Century Gothic" w:hAnsi="Century Gothic" w:cs="Arial"/>
          <w:bCs/>
          <w:sz w:val="18"/>
          <w:szCs w:val="18"/>
        </w:rPr>
        <w:t xml:space="preserve"> correspondiente y pulsará el botón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Solicitar Servicio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del w:id="24" w:author="Roberto Gzz" w:date="2026-01-29T18:25:00Z">
        <w:r w:rsidRPr="00805309" w:rsidDel="00AD23D8">
          <w:rPr>
            <w:rFonts w:ascii="Century Gothic" w:hAnsi="Century Gothic" w:cs="Arial"/>
            <w:sz w:val="18"/>
            <w:szCs w:val="18"/>
          </w:rPr>
          <w:delText>y se abrirá</w:delText>
        </w:r>
      </w:del>
      <w:ins w:id="25" w:author="Roberto Gzz" w:date="2026-01-29T18:25:00Z">
        <w:r w:rsidR="00AD23D8">
          <w:rPr>
            <w:rFonts w:ascii="Century Gothic" w:hAnsi="Century Gothic" w:cs="Arial"/>
            <w:sz w:val="18"/>
            <w:szCs w:val="18"/>
          </w:rPr>
          <w:t>desplegándose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el formulario para realizar la solicitud</w:t>
      </w:r>
      <w:r w:rsidRPr="00805309">
        <w:rPr>
          <w:rFonts w:ascii="Century Gothic" w:hAnsi="Century Gothic" w:cs="Arial"/>
          <w:bCs/>
          <w:sz w:val="18"/>
          <w:szCs w:val="18"/>
        </w:rPr>
        <w:t>.</w:t>
      </w:r>
    </w:p>
    <w:p w14:paraId="1F1A253E" w14:textId="77777777" w:rsidR="00960D4A" w:rsidRPr="00805309" w:rsidRDefault="00960D4A" w:rsidP="00844CC6">
      <w:pPr>
        <w:jc w:val="both"/>
        <w:rPr>
          <w:rFonts w:ascii="Century Gothic" w:hAnsi="Century Gothic" w:cs="Arial"/>
          <w:bCs/>
          <w:sz w:val="18"/>
          <w:szCs w:val="18"/>
        </w:rPr>
      </w:pPr>
    </w:p>
    <w:p w14:paraId="49137CB6" w14:textId="77777777" w:rsidR="00844CC6" w:rsidRPr="00805309" w:rsidRDefault="00844CC6" w:rsidP="00844CC6">
      <w:pPr>
        <w:jc w:val="both"/>
        <w:rPr>
          <w:rFonts w:ascii="Century Gothic" w:hAnsi="Century Gothic" w:cs="Arial"/>
          <w:bCs/>
          <w:sz w:val="18"/>
          <w:szCs w:val="18"/>
        </w:rPr>
      </w:pPr>
      <w:r w:rsidRPr="00805309">
        <w:rPr>
          <w:rFonts w:ascii="Century Gothic" w:hAnsi="Century Gothic" w:cs="Arial"/>
          <w:bCs/>
          <w:noProof/>
          <w:sz w:val="18"/>
          <w:szCs w:val="18"/>
          <w:lang w:eastAsia="es-MX"/>
        </w:rPr>
        <w:drawing>
          <wp:inline distT="0" distB="0" distL="0" distR="0" wp14:anchorId="553C34E2" wp14:editId="21A9717D">
            <wp:extent cx="6294120" cy="2383717"/>
            <wp:effectExtent l="0" t="0" r="0" b="0"/>
            <wp:docPr id="9355100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0027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4705" cy="23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2D02" w14:textId="77777777" w:rsidR="00960D4A" w:rsidRPr="00960D4A" w:rsidRDefault="00844CC6" w:rsidP="00960D4A">
      <w:pPr>
        <w:keepNext/>
        <w:jc w:val="center"/>
        <w:rPr>
          <w:rFonts w:ascii="Century Gothic" w:hAnsi="Century Gothic"/>
          <w:noProof/>
          <w:sz w:val="18"/>
          <w:szCs w:val="18"/>
          <w:lang w:eastAsia="es-MX"/>
        </w:rPr>
      </w:pPr>
      <w:r w:rsidRPr="00805309">
        <w:rPr>
          <w:rFonts w:ascii="Century Gothic" w:hAnsi="Century Gothic"/>
          <w:noProof/>
          <w:sz w:val="18"/>
          <w:szCs w:val="18"/>
        </w:rPr>
        <w:lastRenderedPageBreak/>
        <w:t xml:space="preserve"> </w:t>
      </w: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173B245C" wp14:editId="77307071">
            <wp:extent cx="4392295" cy="2705100"/>
            <wp:effectExtent l="0" t="0" r="8255" b="0"/>
            <wp:docPr id="9241464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643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2"/>
                    <a:srcRect b="2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457" cy="2713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F65DE" w14:textId="77777777" w:rsidR="00844CC6" w:rsidRPr="00805309" w:rsidRDefault="00844CC6" w:rsidP="00844CC6">
      <w:pPr>
        <w:keepNext/>
        <w:jc w:val="center"/>
        <w:rPr>
          <w:rFonts w:ascii="Century Gothic" w:hAnsi="Century Gothic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lastRenderedPageBreak/>
        <w:drawing>
          <wp:inline distT="0" distB="0" distL="0" distR="0" wp14:anchorId="281F4EDD" wp14:editId="54214F8C">
            <wp:extent cx="6003271" cy="346730"/>
            <wp:effectExtent l="0" t="0" r="0" b="0"/>
            <wp:docPr id="34956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036" cy="3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1CF590D8" wp14:editId="686B16B6">
            <wp:extent cx="6073140" cy="3260725"/>
            <wp:effectExtent l="0" t="0" r="3810" b="0"/>
            <wp:docPr id="16429700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005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/>
                    <a:srcRect r="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995" cy="326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3BBB5" w14:textId="77777777" w:rsidR="00960D4A" w:rsidRDefault="00960D4A" w:rsidP="00960D4A">
      <w:pPr>
        <w:spacing w:after="0" w:line="240" w:lineRule="auto"/>
        <w:rPr>
          <w:rFonts w:ascii="Century Gothic" w:hAnsi="Century Gothic" w:cs="Arial"/>
          <w:sz w:val="18"/>
          <w:szCs w:val="18"/>
        </w:rPr>
      </w:pPr>
    </w:p>
    <w:p w14:paraId="37D4E23A" w14:textId="77777777" w:rsidR="00844CC6" w:rsidRPr="00960D4A" w:rsidRDefault="00844CC6" w:rsidP="00960D4A">
      <w:pPr>
        <w:pStyle w:val="Prrafodelista"/>
        <w:numPr>
          <w:ilvl w:val="0"/>
          <w:numId w:val="6"/>
        </w:numPr>
        <w:spacing w:after="0" w:line="240" w:lineRule="auto"/>
        <w:rPr>
          <w:rFonts w:ascii="Century Gothic" w:hAnsi="Century Gothic" w:cs="Arial"/>
          <w:b/>
          <w:bCs/>
          <w:sz w:val="18"/>
          <w:szCs w:val="18"/>
        </w:rPr>
      </w:pPr>
      <w:r w:rsidRPr="00960D4A">
        <w:rPr>
          <w:rFonts w:ascii="Century Gothic" w:hAnsi="Century Gothic" w:cs="Arial"/>
          <w:b/>
          <w:bCs/>
          <w:sz w:val="18"/>
          <w:szCs w:val="18"/>
        </w:rPr>
        <w:t>Solicitud de Factibilidad Rechazada.</w:t>
      </w:r>
    </w:p>
    <w:p w14:paraId="7CF78BE1" w14:textId="77777777" w:rsidR="00960D4A" w:rsidRPr="00805309" w:rsidRDefault="00960D4A" w:rsidP="00960D4A">
      <w:pPr>
        <w:pStyle w:val="Prrafodelista"/>
        <w:spacing w:after="0" w:line="240" w:lineRule="auto"/>
        <w:ind w:left="360"/>
        <w:rPr>
          <w:rFonts w:ascii="Century Gothic" w:hAnsi="Century Gothic" w:cs="Arial"/>
          <w:b/>
          <w:bCs/>
          <w:sz w:val="18"/>
          <w:szCs w:val="18"/>
        </w:rPr>
      </w:pPr>
    </w:p>
    <w:p w14:paraId="3FBE3B83" w14:textId="6B0BFAB1" w:rsidR="00844CC6" w:rsidRDefault="00844CC6" w:rsidP="00844CC6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En caso de que la factibilidad </w:t>
      </w:r>
      <w:del w:id="26" w:author="Roberto Gzz" w:date="2026-01-29T18:26:00Z">
        <w:r w:rsidRPr="00805309" w:rsidDel="0007550D">
          <w:rPr>
            <w:rFonts w:ascii="Century Gothic" w:hAnsi="Century Gothic" w:cs="Arial"/>
            <w:sz w:val="18"/>
            <w:szCs w:val="18"/>
          </w:rPr>
          <w:delText xml:space="preserve">fuera </w:delText>
        </w:r>
      </w:del>
      <w:ins w:id="27" w:author="Roberto Gzz" w:date="2026-01-29T18:26:00Z">
        <w:r w:rsidR="0007550D">
          <w:rPr>
            <w:rFonts w:ascii="Century Gothic" w:hAnsi="Century Gothic" w:cs="Arial"/>
            <w:sz w:val="18"/>
            <w:szCs w:val="18"/>
          </w:rPr>
          <w:t>sea</w:t>
        </w:r>
        <w:r w:rsidR="0007550D" w:rsidRPr="00805309">
          <w:rPr>
            <w:rFonts w:ascii="Century Gothic" w:hAnsi="Century Gothic" w:cs="Arial"/>
            <w:sz w:val="18"/>
            <w:szCs w:val="18"/>
          </w:rPr>
          <w:t xml:space="preserve">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negativa, </w:t>
      </w:r>
      <w:del w:id="28" w:author="Roberto Gzz" w:date="2026-01-29T18:26:00Z">
        <w:r w:rsidRPr="00805309" w:rsidDel="0007550D">
          <w:rPr>
            <w:rFonts w:ascii="Century Gothic" w:hAnsi="Century Gothic" w:cs="Arial"/>
            <w:sz w:val="18"/>
            <w:szCs w:val="18"/>
          </w:rPr>
          <w:delText>por parte</w:delText>
        </w:r>
      </w:del>
      <w:ins w:id="29" w:author="Roberto Gzz" w:date="2026-01-29T18:26:00Z">
        <w:r w:rsidR="0007550D">
          <w:rPr>
            <w:rFonts w:ascii="Century Gothic" w:hAnsi="Century Gothic" w:cs="Arial"/>
            <w:sz w:val="18"/>
            <w:szCs w:val="18"/>
          </w:rPr>
          <w:t xml:space="preserve">el </w:t>
        </w:r>
        <w:proofErr w:type="spellStart"/>
        <w:r w:rsidR="0007550D">
          <w:rPr>
            <w:rFonts w:ascii="Century Gothic" w:hAnsi="Century Gothic" w:cs="Arial"/>
            <w:sz w:val="18"/>
            <w:szCs w:val="18"/>
          </w:rPr>
          <w:t>susuario</w:t>
        </w:r>
      </w:ins>
      <w:proofErr w:type="spellEnd"/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rechazará</w:t>
      </w:r>
      <w:r w:rsidRPr="00805309">
        <w:rPr>
          <w:rFonts w:ascii="Century Gothic" w:hAnsi="Century Gothic" w:cs="Arial"/>
          <w:sz w:val="18"/>
          <w:szCs w:val="18"/>
        </w:rPr>
        <w:t xml:space="preserve"> y regresará al </w:t>
      </w:r>
      <w:ins w:id="30" w:author="Roberto Gzz" w:date="2026-01-29T18:26:00Z">
        <w:r w:rsidR="0007550D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31" w:author="Roberto Gzz" w:date="2026-01-29T18:26:00Z">
        <w:r w:rsidRPr="00805309" w:rsidDel="0007550D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32" w:author="Roberto Gzz" w:date="2026-01-29T18:26:00Z">
        <w:r w:rsidR="0007550D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33" w:author="Roberto Gzz" w:date="2026-01-29T18:26:00Z">
        <w:r w:rsidRPr="00805309" w:rsidDel="0007550D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34" w:author="Roberto Gzz" w:date="2026-01-29T18:26:00Z">
        <w:r w:rsidR="0007550D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35" w:author="Roberto Gzz" w:date="2026-01-29T18:26:00Z">
        <w:r w:rsidRPr="00805309" w:rsidDel="0007550D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36" w:author="Roberto Gzz" w:date="2026-01-29T18:26:00Z">
        <w:r w:rsidR="0007550D">
          <w:rPr>
            <w:rFonts w:ascii="Century Gothic" w:hAnsi="Century Gothic" w:cs="Arial"/>
            <w:sz w:val="18"/>
            <w:szCs w:val="18"/>
          </w:rPr>
          <w:t xml:space="preserve">el </w:t>
        </w:r>
        <w:r w:rsidR="007F0F71">
          <w:rPr>
            <w:rFonts w:ascii="Century Gothic" w:hAnsi="Century Gothic" w:cs="Arial"/>
            <w:sz w:val="18"/>
            <w:szCs w:val="18"/>
          </w:rPr>
          <w:t>fl</w:t>
        </w:r>
      </w:ins>
      <w:ins w:id="37" w:author="Roberto Gzz" w:date="2026-01-29T18:27:00Z">
        <w:r w:rsidR="007F0F71">
          <w:rPr>
            <w:rFonts w:ascii="Century Gothic" w:hAnsi="Century Gothic" w:cs="Arial"/>
            <w:sz w:val="18"/>
            <w:szCs w:val="18"/>
          </w:rPr>
          <w:t xml:space="preserve">ujo a través del sistema </w:t>
        </w:r>
      </w:ins>
      <w:r w:rsidRPr="00805309">
        <w:rPr>
          <w:rFonts w:ascii="Century Gothic" w:hAnsi="Century Gothic" w:cs="Arial"/>
          <w:sz w:val="18"/>
          <w:szCs w:val="18"/>
        </w:rPr>
        <w:t>para atender el comentario y corregir la solicitud.</w:t>
      </w:r>
    </w:p>
    <w:p w14:paraId="7FFDE555" w14:textId="77777777" w:rsidR="00960D4A" w:rsidRPr="00805309" w:rsidRDefault="00960D4A" w:rsidP="00844CC6">
      <w:pPr>
        <w:jc w:val="both"/>
        <w:rPr>
          <w:rFonts w:ascii="Century Gothic" w:hAnsi="Century Gothic" w:cs="Arial"/>
          <w:sz w:val="18"/>
          <w:szCs w:val="18"/>
        </w:rPr>
      </w:pPr>
    </w:p>
    <w:p w14:paraId="4A53D86D" w14:textId="77777777" w:rsidR="00844CC6" w:rsidRPr="00844CC6" w:rsidRDefault="00844CC6" w:rsidP="00844CC6">
      <w:pPr>
        <w:jc w:val="center"/>
        <w:rPr>
          <w:rFonts w:ascii="Arial" w:hAnsi="Arial" w:cs="Arial"/>
        </w:rPr>
      </w:pPr>
      <w:r w:rsidRPr="00F662F2">
        <w:rPr>
          <w:noProof/>
          <w:lang w:eastAsia="es-MX"/>
        </w:rPr>
        <w:lastRenderedPageBreak/>
        <w:drawing>
          <wp:inline distT="0" distB="0" distL="0" distR="0" wp14:anchorId="22E6B614" wp14:editId="07E3F2D6">
            <wp:extent cx="6057900" cy="300990"/>
            <wp:effectExtent l="0" t="0" r="0" b="3810"/>
            <wp:docPr id="74268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76D">
        <w:rPr>
          <w:noProof/>
        </w:rPr>
        <w:t xml:space="preserve"> </w:t>
      </w:r>
      <w:r w:rsidRPr="003767EB">
        <w:rPr>
          <w:noProof/>
          <w:lang w:eastAsia="es-MX"/>
        </w:rPr>
        <w:drawing>
          <wp:inline distT="0" distB="0" distL="0" distR="0" wp14:anchorId="4EE7BFDA" wp14:editId="2BB7EC4F">
            <wp:extent cx="6057900" cy="4478020"/>
            <wp:effectExtent l="0" t="0" r="0" b="0"/>
            <wp:docPr id="106765213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213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B2D4" w14:textId="77777777" w:rsidR="00844CC6" w:rsidRDefault="00844CC6" w:rsidP="00844CC6">
      <w:pPr>
        <w:pStyle w:val="Prrafodelista"/>
        <w:keepNext/>
        <w:numPr>
          <w:ilvl w:val="0"/>
          <w:numId w:val="6"/>
        </w:numPr>
        <w:spacing w:after="0" w:line="240" w:lineRule="auto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de Factibilidad Corregida.</w:t>
      </w:r>
    </w:p>
    <w:p w14:paraId="35B331B4" w14:textId="77777777" w:rsidR="00960D4A" w:rsidRPr="00805309" w:rsidRDefault="00960D4A" w:rsidP="00960D4A">
      <w:pPr>
        <w:pStyle w:val="Prrafodelista"/>
        <w:keepNext/>
        <w:spacing w:after="0" w:line="240" w:lineRule="auto"/>
        <w:ind w:left="360"/>
        <w:rPr>
          <w:rFonts w:ascii="Century Gothic" w:hAnsi="Century Gothic" w:cs="Arial"/>
          <w:b/>
          <w:bCs/>
          <w:sz w:val="18"/>
          <w:szCs w:val="18"/>
        </w:rPr>
      </w:pPr>
    </w:p>
    <w:p w14:paraId="36869331" w14:textId="6B1B63F1" w:rsidR="00960D4A" w:rsidRPr="00805309" w:rsidRDefault="00844CC6" w:rsidP="00844CC6">
      <w:pPr>
        <w:keepNext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Al resultar la </w:t>
      </w:r>
      <w:ins w:id="38" w:author="Roberto Gzz" w:date="2026-01-29T18:27:00Z">
        <w:r w:rsidR="007F0F71">
          <w:rPr>
            <w:rFonts w:ascii="Century Gothic" w:hAnsi="Century Gothic" w:cs="Arial"/>
            <w:sz w:val="18"/>
            <w:szCs w:val="18"/>
          </w:rPr>
          <w:t>f</w:t>
        </w:r>
      </w:ins>
      <w:del w:id="39" w:author="Roberto Gzz" w:date="2026-01-29T18:27:00Z">
        <w:r w:rsidRPr="00805309" w:rsidDel="007F0F71">
          <w:rPr>
            <w:rFonts w:ascii="Century Gothic" w:hAnsi="Century Gothic" w:cs="Arial"/>
            <w:sz w:val="18"/>
            <w:szCs w:val="18"/>
          </w:rPr>
          <w:delText>F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actibilidad negativa, el </w:t>
      </w:r>
      <w:ins w:id="40" w:author="Roberto Gzz" w:date="2026-01-29T18:27:00Z">
        <w:r w:rsidR="007F0F71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41" w:author="Roberto Gzz" w:date="2026-01-29T18:27:00Z">
        <w:r w:rsidRPr="00805309" w:rsidDel="007F0F71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42" w:author="Roberto Gzz" w:date="2026-01-29T18:27:00Z">
        <w:r w:rsidR="007F0F71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43" w:author="Roberto Gzz" w:date="2026-01-29T18:27:00Z">
        <w:r w:rsidRPr="00805309" w:rsidDel="007F0F71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44" w:author="Roberto Gzz" w:date="2026-01-29T18:27:00Z">
        <w:r w:rsidR="007F0F71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45" w:author="Roberto Gzz" w:date="2026-01-29T18:27:00Z">
        <w:r w:rsidRPr="00805309" w:rsidDel="007F0F71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tendrá la opción de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Cancelar la solicitud</w:t>
      </w:r>
      <w:r w:rsidRPr="00805309">
        <w:rPr>
          <w:rFonts w:ascii="Century Gothic" w:hAnsi="Century Gothic" w:cs="Arial"/>
          <w:sz w:val="18"/>
          <w:szCs w:val="18"/>
        </w:rPr>
        <w:t xml:space="preserve"> o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corregir</w:t>
      </w:r>
      <w:r w:rsidRPr="00805309">
        <w:rPr>
          <w:rFonts w:ascii="Century Gothic" w:hAnsi="Century Gothic" w:cs="Arial"/>
          <w:sz w:val="18"/>
          <w:szCs w:val="18"/>
        </w:rPr>
        <w:t xml:space="preserve"> y reenviar a revisión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factibilidad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63C99F9B" w14:textId="77777777" w:rsidR="00844CC6" w:rsidRPr="00805309" w:rsidRDefault="00844CC6" w:rsidP="00844CC6">
      <w:pPr>
        <w:keepNext/>
        <w:jc w:val="center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49F14B92" wp14:editId="48ECF4B5">
            <wp:extent cx="6003271" cy="346730"/>
            <wp:effectExtent l="0" t="0" r="0" b="0"/>
            <wp:docPr id="137576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036" cy="3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4574A755" wp14:editId="27445114">
            <wp:extent cx="6057900" cy="2846705"/>
            <wp:effectExtent l="0" t="0" r="0" b="0"/>
            <wp:docPr id="2089714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44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139" w14:textId="77777777" w:rsidR="00844CC6" w:rsidRPr="00805309" w:rsidRDefault="00844CC6" w:rsidP="00844CC6">
      <w:pPr>
        <w:rPr>
          <w:rFonts w:ascii="Century Gothic" w:hAnsi="Century Gothic" w:cs="Arial"/>
          <w:sz w:val="18"/>
          <w:szCs w:val="18"/>
        </w:rPr>
      </w:pPr>
    </w:p>
    <w:p w14:paraId="2ABEF179" w14:textId="77777777" w:rsidR="00844CC6" w:rsidRDefault="00844CC6" w:rsidP="00960D4A">
      <w:pPr>
        <w:pStyle w:val="Prrafodelista"/>
        <w:keepNext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de factibilidad autorizada</w:t>
      </w:r>
    </w:p>
    <w:p w14:paraId="7A4279A8" w14:textId="77777777" w:rsidR="00960D4A" w:rsidRPr="00805309" w:rsidRDefault="00960D4A" w:rsidP="00960D4A">
      <w:pPr>
        <w:pStyle w:val="Prrafodelista"/>
        <w:keepNext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634225E7" w14:textId="7F52E127" w:rsidR="00960D4A" w:rsidRPr="00805309" w:rsidRDefault="00AD2DD8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  <w:ins w:id="46" w:author="Roberto Gzz" w:date="2026-01-29T18:28:00Z">
        <w:r>
          <w:rPr>
            <w:rFonts w:ascii="Century Gothic" w:hAnsi="Century Gothic" w:cs="Arial"/>
            <w:sz w:val="18"/>
            <w:szCs w:val="18"/>
          </w:rPr>
          <w:t xml:space="preserve">El usuario </w:t>
        </w:r>
      </w:ins>
      <w:del w:id="47" w:author="Roberto Gzz" w:date="2026-01-29T18:28:00Z">
        <w:r w:rsidR="00844CC6" w:rsidRPr="00805309" w:rsidDel="00AD2DD8">
          <w:rPr>
            <w:rFonts w:ascii="Century Gothic" w:hAnsi="Century Gothic" w:cs="Arial"/>
            <w:b/>
            <w:bCs/>
            <w:sz w:val="18"/>
            <w:szCs w:val="18"/>
          </w:rPr>
          <w:delText>I</w:delText>
        </w:r>
      </w:del>
      <w:proofErr w:type="spellStart"/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>ngeniería</w:t>
      </w:r>
      <w:proofErr w:type="spellEnd"/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 xml:space="preserve"> (Telcel)</w:t>
      </w:r>
      <w:ins w:id="48" w:author="Roberto Gzz" w:date="2026-01-29T18:28:00Z">
        <w:r w:rsidR="0063398D" w:rsidRPr="0063398D">
          <w:rPr>
            <w:rFonts w:ascii="Century Gothic" w:hAnsi="Century Gothic" w:cs="Arial"/>
            <w:sz w:val="18"/>
            <w:szCs w:val="18"/>
            <w:rPrChange w:id="49" w:author="Roberto Gzz" w:date="2026-01-29T18:29:00Z">
              <w:rPr>
                <w:rFonts w:ascii="Century Gothic" w:hAnsi="Century Gothic" w:cs="Arial"/>
                <w:b/>
                <w:bCs/>
                <w:sz w:val="18"/>
                <w:szCs w:val="18"/>
              </w:rPr>
            </w:rPrChange>
          </w:rPr>
          <w:t>, una vez qu</w:t>
        </w:r>
      </w:ins>
      <w:ins w:id="50" w:author="Roberto Gzz" w:date="2026-01-29T18:29:00Z">
        <w:r w:rsidR="0063398D">
          <w:rPr>
            <w:rFonts w:ascii="Century Gothic" w:hAnsi="Century Gothic" w:cs="Arial"/>
            <w:sz w:val="18"/>
            <w:szCs w:val="18"/>
          </w:rPr>
          <w:t>e revise y valide que la información proporcionad por el usuario Operador sea la correcta,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 </w:t>
      </w:r>
      <w:del w:id="51" w:author="Roberto Gzz" w:date="2026-01-29T18:29:00Z">
        <w:r w:rsidR="00844CC6" w:rsidRPr="00805309" w:rsidDel="0063398D">
          <w:rPr>
            <w:rFonts w:ascii="Century Gothic" w:hAnsi="Century Gothic" w:cs="Arial"/>
            <w:sz w:val="18"/>
            <w:szCs w:val="18"/>
          </w:rPr>
          <w:delText>es quien lleva a cabo</w:delText>
        </w:r>
      </w:del>
      <w:ins w:id="52" w:author="Roberto Gzz" w:date="2026-01-29T18:29:00Z">
        <w:r w:rsidR="0063398D">
          <w:rPr>
            <w:rFonts w:ascii="Century Gothic" w:hAnsi="Century Gothic" w:cs="Arial"/>
            <w:sz w:val="18"/>
            <w:szCs w:val="18"/>
          </w:rPr>
          <w:t>realizará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 la </w:t>
      </w:r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 xml:space="preserve">autorización de </w:t>
      </w:r>
      <w:del w:id="53" w:author="Roberto Gzz" w:date="2026-01-29T18:28:00Z">
        <w:r w:rsidR="00844CC6" w:rsidRPr="00805309" w:rsidDel="00AD2DD8">
          <w:rPr>
            <w:rFonts w:ascii="Century Gothic" w:hAnsi="Century Gothic" w:cs="Arial"/>
            <w:b/>
            <w:bCs/>
            <w:sz w:val="18"/>
            <w:szCs w:val="18"/>
          </w:rPr>
          <w:delText xml:space="preserve">esta </w:delText>
        </w:r>
      </w:del>
      <w:ins w:id="54" w:author="Roberto Gzz" w:date="2026-01-29T18:28:00Z">
        <w:r>
          <w:rPr>
            <w:rFonts w:ascii="Century Gothic" w:hAnsi="Century Gothic" w:cs="Arial"/>
            <w:b/>
            <w:bCs/>
            <w:sz w:val="18"/>
            <w:szCs w:val="18"/>
          </w:rPr>
          <w:t>la</w:t>
        </w:r>
        <w:r w:rsidRPr="00805309">
          <w:rPr>
            <w:rFonts w:ascii="Century Gothic" w:hAnsi="Century Gothic" w:cs="Arial"/>
            <w:b/>
            <w:bCs/>
            <w:sz w:val="18"/>
            <w:szCs w:val="18"/>
          </w:rPr>
          <w:t xml:space="preserve"> </w:t>
        </w:r>
      </w:ins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>solicitud</w:t>
      </w:r>
      <w:ins w:id="55" w:author="Roberto Gzz" w:date="2026-01-29T18:28:00Z">
        <w:r>
          <w:rPr>
            <w:rFonts w:ascii="Century Gothic" w:hAnsi="Century Gothic" w:cs="Arial"/>
            <w:b/>
            <w:bCs/>
            <w:sz w:val="18"/>
            <w:szCs w:val="18"/>
          </w:rPr>
          <w:t xml:space="preserve"> </w:t>
        </w:r>
        <w:r>
          <w:rPr>
            <w:rFonts w:ascii="Century Gothic" w:hAnsi="Century Gothic" w:cs="Arial"/>
            <w:b/>
            <w:bCs/>
            <w:sz w:val="18"/>
            <w:szCs w:val="18"/>
          </w:rPr>
          <w:lastRenderedPageBreak/>
          <w:t>de an</w:t>
        </w:r>
        <w:r w:rsidR="0063398D">
          <w:rPr>
            <w:rFonts w:ascii="Century Gothic" w:hAnsi="Century Gothic" w:cs="Arial"/>
            <w:b/>
            <w:bCs/>
            <w:sz w:val="18"/>
            <w:szCs w:val="18"/>
          </w:rPr>
          <w:t xml:space="preserve">álisis de </w:t>
        </w:r>
        <w:r>
          <w:rPr>
            <w:rFonts w:ascii="Century Gothic" w:hAnsi="Century Gothic" w:cs="Arial"/>
            <w:b/>
            <w:bCs/>
            <w:sz w:val="18"/>
            <w:szCs w:val="18"/>
          </w:rPr>
          <w:t>factibilidad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, </w:t>
      </w:r>
      <w:del w:id="56" w:author="Roberto Gzz" w:date="2026-01-29T18:29:00Z">
        <w:r w:rsidR="00844CC6" w:rsidRPr="00805309" w:rsidDel="0063398D">
          <w:rPr>
            <w:rFonts w:ascii="Century Gothic" w:hAnsi="Century Gothic" w:cs="Arial"/>
            <w:sz w:val="18"/>
            <w:szCs w:val="18"/>
          </w:rPr>
          <w:delText xml:space="preserve">mediante </w:delText>
        </w:r>
      </w:del>
      <w:ins w:id="57" w:author="Roberto Gzz" w:date="2026-01-29T18:29:00Z">
        <w:r w:rsidR="0063398D">
          <w:rPr>
            <w:rFonts w:ascii="Century Gothic" w:hAnsi="Century Gothic" w:cs="Arial"/>
            <w:sz w:val="18"/>
            <w:szCs w:val="18"/>
          </w:rPr>
          <w:t>seleccionando</w:t>
        </w:r>
        <w:r w:rsidR="0063398D" w:rsidRPr="00805309">
          <w:rPr>
            <w:rFonts w:ascii="Century Gothic" w:hAnsi="Century Gothic" w:cs="Arial"/>
            <w:sz w:val="18"/>
            <w:szCs w:val="18"/>
          </w:rPr>
          <w:t xml:space="preserve"> 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la </w:t>
      </w:r>
      <w:del w:id="58" w:author="Roberto Gzz" w:date="2026-01-29T18:29:00Z">
        <w:r w:rsidR="00844CC6" w:rsidRPr="00805309" w:rsidDel="0063398D">
          <w:rPr>
            <w:rFonts w:ascii="Century Gothic" w:hAnsi="Century Gothic" w:cs="Arial"/>
            <w:sz w:val="18"/>
            <w:szCs w:val="18"/>
          </w:rPr>
          <w:delText xml:space="preserve">acción </w:delText>
        </w:r>
      </w:del>
      <w:ins w:id="59" w:author="Roberto Gzz" w:date="2026-01-29T18:29:00Z">
        <w:r w:rsidR="0063398D">
          <w:rPr>
            <w:rFonts w:ascii="Century Gothic" w:hAnsi="Century Gothic" w:cs="Arial"/>
            <w:sz w:val="18"/>
            <w:szCs w:val="18"/>
          </w:rPr>
          <w:t>op</w:t>
        </w:r>
        <w:r w:rsidR="0063398D" w:rsidRPr="00805309">
          <w:rPr>
            <w:rFonts w:ascii="Century Gothic" w:hAnsi="Century Gothic" w:cs="Arial"/>
            <w:sz w:val="18"/>
            <w:szCs w:val="18"/>
          </w:rPr>
          <w:t xml:space="preserve">ción </w:t>
        </w:r>
        <w:r w:rsidR="0063398D">
          <w:rPr>
            <w:rFonts w:ascii="Century Gothic" w:hAnsi="Century Gothic" w:cs="Arial"/>
            <w:sz w:val="18"/>
            <w:szCs w:val="18"/>
          </w:rPr>
          <w:t>“</w:t>
        </w:r>
      </w:ins>
      <w:r w:rsidR="0063398D" w:rsidRPr="00805309">
        <w:rPr>
          <w:rFonts w:ascii="Century Gothic" w:hAnsi="Century Gothic" w:cs="Arial"/>
          <w:sz w:val="18"/>
          <w:szCs w:val="18"/>
        </w:rPr>
        <w:t>APROBAR SOLICITUD</w:t>
      </w:r>
      <w:ins w:id="60" w:author="Roberto Gzz" w:date="2026-01-29T18:30:00Z">
        <w:r w:rsidR="0063398D">
          <w:rPr>
            <w:rFonts w:ascii="Century Gothic" w:hAnsi="Century Gothic" w:cs="Arial"/>
            <w:sz w:val="18"/>
            <w:szCs w:val="18"/>
          </w:rPr>
          <w:t>”, como se muestra a continuación:</w:t>
        </w:r>
      </w:ins>
      <w:del w:id="61" w:author="Roberto Gzz" w:date="2026-01-29T18:30:00Z">
        <w:r w:rsidR="00844CC6" w:rsidRPr="00805309" w:rsidDel="0063398D">
          <w:rPr>
            <w:rFonts w:ascii="Century Gothic" w:hAnsi="Century Gothic" w:cs="Arial"/>
            <w:sz w:val="18"/>
            <w:szCs w:val="18"/>
          </w:rPr>
          <w:delText>.</w:delText>
        </w:r>
      </w:del>
    </w:p>
    <w:p w14:paraId="7BB50321" w14:textId="77777777" w:rsidR="00844CC6" w:rsidRPr="00805309" w:rsidRDefault="00844CC6" w:rsidP="00844CC6">
      <w:pPr>
        <w:keepNext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2E74702" wp14:editId="7D9BC9ED">
            <wp:extent cx="6057900" cy="300990"/>
            <wp:effectExtent l="0" t="0" r="0" b="3810"/>
            <wp:docPr id="35691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18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FEA0" w14:textId="77777777" w:rsidR="00844CC6" w:rsidRDefault="00844CC6" w:rsidP="00844CC6">
      <w:pPr>
        <w:keepNext/>
        <w:jc w:val="center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5C9E7DC3" wp14:editId="474B8B90">
            <wp:extent cx="6057900" cy="4422775"/>
            <wp:effectExtent l="0" t="0" r="0" b="0"/>
            <wp:docPr id="54021045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10451" name="Imagen 1" descr="Interfaz de usuario gráfica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20DC" w14:textId="77777777" w:rsidR="00960D4A" w:rsidRDefault="00960D4A" w:rsidP="00960D4A">
      <w:pPr>
        <w:keepNext/>
        <w:rPr>
          <w:rFonts w:ascii="Century Gothic" w:hAnsi="Century Gothic" w:cs="Arial"/>
          <w:sz w:val="18"/>
          <w:szCs w:val="18"/>
        </w:rPr>
      </w:pPr>
    </w:p>
    <w:p w14:paraId="0F675E82" w14:textId="77777777" w:rsidR="00960D4A" w:rsidRPr="00805309" w:rsidRDefault="00960D4A" w:rsidP="00960D4A">
      <w:pPr>
        <w:keepNext/>
        <w:rPr>
          <w:rFonts w:ascii="Century Gothic" w:hAnsi="Century Gothic" w:cs="Arial"/>
          <w:sz w:val="18"/>
          <w:szCs w:val="18"/>
        </w:rPr>
      </w:pPr>
    </w:p>
    <w:p w14:paraId="0BA158C0" w14:textId="77777777" w:rsidR="00844CC6" w:rsidRPr="00960D4A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Facturación Generada (Servicio Factibilidad).</w:t>
      </w:r>
    </w:p>
    <w:p w14:paraId="47D68814" w14:textId="77777777" w:rsidR="00960D4A" w:rsidRPr="00805309" w:rsidRDefault="00960D4A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0C2F484D" w14:textId="7B8C4BB0" w:rsidR="00960D4A" w:rsidRPr="00805309" w:rsidRDefault="0063398D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  <w:ins w:id="62" w:author="Roberto Gzz" w:date="2026-01-29T18:30:00Z">
        <w:r>
          <w:rPr>
            <w:rFonts w:ascii="Century Gothic" w:hAnsi="Century Gothic" w:cs="Arial"/>
            <w:sz w:val="18"/>
            <w:szCs w:val="18"/>
          </w:rPr>
          <w:lastRenderedPageBreak/>
          <w:t xml:space="preserve">Una vez que el usuario </w:t>
        </w:r>
        <w:r>
          <w:rPr>
            <w:rFonts w:ascii="Century Gothic" w:hAnsi="Century Gothic" w:cs="Arial"/>
            <w:b/>
            <w:bCs/>
            <w:sz w:val="18"/>
            <w:szCs w:val="18"/>
          </w:rPr>
          <w:t>Ingenierí</w:t>
        </w:r>
      </w:ins>
      <w:ins w:id="63" w:author="Roberto Gzz" w:date="2026-01-29T18:31:00Z">
        <w:r>
          <w:rPr>
            <w:rFonts w:ascii="Century Gothic" w:hAnsi="Century Gothic" w:cs="Arial"/>
            <w:b/>
            <w:bCs/>
            <w:sz w:val="18"/>
            <w:szCs w:val="18"/>
          </w:rPr>
          <w:t>a</w:t>
        </w:r>
        <w:r w:rsidR="009B7C76">
          <w:rPr>
            <w:rFonts w:ascii="Century Gothic" w:hAnsi="Century Gothic" w:cs="Arial"/>
            <w:sz w:val="18"/>
            <w:szCs w:val="18"/>
          </w:rPr>
          <w:t xml:space="preserve"> haya aprobado la </w:t>
        </w:r>
      </w:ins>
      <w:ins w:id="64" w:author="Roberto Gzz" w:date="2026-01-29T18:32:00Z">
        <w:r w:rsidR="00DD15F9">
          <w:rPr>
            <w:rFonts w:ascii="Century Gothic" w:hAnsi="Century Gothic" w:cs="Arial"/>
            <w:b/>
            <w:bCs/>
            <w:sz w:val="18"/>
            <w:szCs w:val="18"/>
          </w:rPr>
          <w:t>Solicitud</w:t>
        </w:r>
      </w:ins>
      <w:ins w:id="65" w:author="Roberto Gzz" w:date="2026-01-29T18:31:00Z">
        <w:r w:rsidR="009B7C76">
          <w:rPr>
            <w:rFonts w:ascii="Century Gothic" w:hAnsi="Century Gothic" w:cs="Arial"/>
            <w:b/>
            <w:bCs/>
            <w:sz w:val="18"/>
            <w:szCs w:val="18"/>
          </w:rPr>
          <w:t xml:space="preserve"> de Análisis de </w:t>
        </w:r>
      </w:ins>
      <w:ins w:id="66" w:author="Roberto Gzz" w:date="2026-01-29T18:32:00Z">
        <w:r w:rsidR="001246DA">
          <w:rPr>
            <w:rFonts w:ascii="Century Gothic" w:hAnsi="Century Gothic" w:cs="Arial"/>
            <w:b/>
            <w:bCs/>
            <w:sz w:val="18"/>
            <w:szCs w:val="18"/>
          </w:rPr>
          <w:t>Factibilidad</w:t>
        </w:r>
      </w:ins>
      <w:ins w:id="67" w:author="Roberto Gzz" w:date="2026-01-29T18:31:00Z">
        <w:r w:rsidR="009B7C76">
          <w:rPr>
            <w:rFonts w:ascii="Century Gothic" w:hAnsi="Century Gothic" w:cs="Arial"/>
            <w:b/>
            <w:bCs/>
            <w:sz w:val="18"/>
            <w:szCs w:val="18"/>
          </w:rPr>
          <w:t xml:space="preserve">, </w:t>
        </w:r>
        <w:r w:rsidR="009B7C76">
          <w:rPr>
            <w:rFonts w:ascii="Century Gothic" w:hAnsi="Century Gothic" w:cs="Arial"/>
            <w:sz w:val="18"/>
            <w:szCs w:val="18"/>
          </w:rPr>
          <w:t>e</w:t>
        </w:r>
      </w:ins>
      <w:ins w:id="68" w:author="Roberto Gzz" w:date="2026-01-29T18:32:00Z">
        <w:r w:rsidR="001246DA">
          <w:rPr>
            <w:rFonts w:ascii="Century Gothic" w:hAnsi="Century Gothic" w:cs="Arial"/>
            <w:sz w:val="18"/>
            <w:szCs w:val="18"/>
          </w:rPr>
          <w:t>l siguiente actor en el flujo es e</w:t>
        </w:r>
      </w:ins>
      <w:del w:id="69" w:author="Roberto Gzz" w:date="2026-01-29T18:31:00Z">
        <w:r w:rsidR="00844CC6" w:rsidRPr="00805309" w:rsidDel="009B7C76">
          <w:rPr>
            <w:rFonts w:ascii="Century Gothic" w:hAnsi="Century Gothic" w:cs="Arial"/>
            <w:sz w:val="18"/>
            <w:szCs w:val="18"/>
          </w:rPr>
          <w:delText>E</w:delText>
        </w:r>
      </w:del>
      <w:r w:rsidR="00844CC6" w:rsidRPr="00805309">
        <w:rPr>
          <w:rFonts w:ascii="Century Gothic" w:hAnsi="Century Gothic" w:cs="Arial"/>
          <w:sz w:val="18"/>
          <w:szCs w:val="18"/>
        </w:rPr>
        <w:t xml:space="preserve">l área de </w:t>
      </w:r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>Finanzas (Telcel)</w:t>
      </w:r>
      <w:ins w:id="70" w:author="Roberto Gzz" w:date="2026-01-29T18:32:00Z">
        <w:r w:rsidR="001246DA">
          <w:rPr>
            <w:rFonts w:ascii="Century Gothic" w:hAnsi="Century Gothic" w:cs="Arial"/>
            <w:sz w:val="18"/>
            <w:szCs w:val="18"/>
          </w:rPr>
          <w:t>, la cual</w:t>
        </w:r>
        <w:r w:rsidR="00DD15F9">
          <w:rPr>
            <w:rFonts w:ascii="Century Gothic" w:hAnsi="Century Gothic" w:cs="Arial"/>
            <w:sz w:val="18"/>
            <w:szCs w:val="18"/>
          </w:rPr>
          <w:t xml:space="preserve"> </w:t>
        </w:r>
      </w:ins>
      <w:del w:id="71" w:author="Roberto Gzz" w:date="2026-01-29T18:32:00Z">
        <w:r w:rsidR="00844CC6" w:rsidRPr="00805309" w:rsidDel="001246DA">
          <w:rPr>
            <w:rFonts w:ascii="Century Gothic" w:hAnsi="Century Gothic" w:cs="Arial"/>
            <w:sz w:val="18"/>
            <w:szCs w:val="18"/>
          </w:rPr>
          <w:delText xml:space="preserve"> </w:delText>
        </w:r>
      </w:del>
      <w:r w:rsidR="00844CC6" w:rsidRPr="00805309">
        <w:rPr>
          <w:rFonts w:ascii="Century Gothic" w:hAnsi="Century Gothic" w:cs="Arial"/>
          <w:sz w:val="18"/>
          <w:szCs w:val="18"/>
        </w:rPr>
        <w:t xml:space="preserve">deberá </w:t>
      </w:r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 xml:space="preserve">cargar la </w:t>
      </w:r>
      <w:del w:id="72" w:author="Roberto Gzz" w:date="2026-01-29T18:32:00Z">
        <w:r w:rsidR="00844CC6" w:rsidRPr="00805309" w:rsidDel="00DD15F9">
          <w:rPr>
            <w:rFonts w:ascii="Century Gothic" w:hAnsi="Century Gothic" w:cs="Arial"/>
            <w:b/>
            <w:bCs/>
            <w:sz w:val="18"/>
            <w:szCs w:val="18"/>
          </w:rPr>
          <w:delText>facturación</w:delText>
        </w:r>
        <w:r w:rsidR="00844CC6" w:rsidRPr="00805309" w:rsidDel="00DD15F9">
          <w:rPr>
            <w:rFonts w:ascii="Century Gothic" w:hAnsi="Century Gothic" w:cs="Arial"/>
            <w:sz w:val="18"/>
            <w:szCs w:val="18"/>
          </w:rPr>
          <w:delText xml:space="preserve"> </w:delText>
        </w:r>
      </w:del>
      <w:ins w:id="73" w:author="Roberto Gzz" w:date="2026-01-29T18:32:00Z">
        <w:r w:rsidR="00DD15F9">
          <w:rPr>
            <w:rFonts w:ascii="Century Gothic" w:hAnsi="Century Gothic" w:cs="Arial"/>
            <w:b/>
            <w:bCs/>
            <w:sz w:val="18"/>
            <w:szCs w:val="18"/>
          </w:rPr>
          <w:t>Factura</w:t>
        </w:r>
        <w:r w:rsidR="00DD15F9">
          <w:rPr>
            <w:rFonts w:ascii="Century Gothic" w:hAnsi="Century Gothic" w:cs="Arial"/>
            <w:sz w:val="18"/>
            <w:szCs w:val="18"/>
          </w:rPr>
          <w:t xml:space="preserve"> correspondiente a</w:t>
        </w:r>
      </w:ins>
      <w:ins w:id="74" w:author="Roberto Gzz" w:date="2026-01-29T18:33:00Z">
        <w:r w:rsidR="00DD15F9">
          <w:rPr>
            <w:rFonts w:ascii="Century Gothic" w:hAnsi="Century Gothic" w:cs="Arial"/>
            <w:sz w:val="18"/>
            <w:szCs w:val="18"/>
          </w:rPr>
          <w:t xml:space="preserve"> </w:t>
        </w:r>
      </w:ins>
      <w:ins w:id="75" w:author="Roberto Gzz" w:date="2026-01-29T18:32:00Z">
        <w:r w:rsidR="00DD15F9">
          <w:rPr>
            <w:rFonts w:ascii="Century Gothic" w:hAnsi="Century Gothic" w:cs="Arial"/>
            <w:sz w:val="18"/>
            <w:szCs w:val="18"/>
          </w:rPr>
          <w:t>l</w:t>
        </w:r>
      </w:ins>
      <w:ins w:id="76" w:author="Roberto Gzz" w:date="2026-01-29T18:33:00Z">
        <w:r w:rsidR="00DD15F9">
          <w:rPr>
            <w:rFonts w:ascii="Century Gothic" w:hAnsi="Century Gothic" w:cs="Arial"/>
            <w:sz w:val="18"/>
            <w:szCs w:val="18"/>
          </w:rPr>
          <w:t xml:space="preserve">a </w:t>
        </w:r>
        <w:r w:rsidR="00DD15F9">
          <w:rPr>
            <w:rFonts w:ascii="Century Gothic" w:hAnsi="Century Gothic" w:cs="Arial"/>
            <w:b/>
            <w:bCs/>
            <w:sz w:val="18"/>
            <w:szCs w:val="18"/>
          </w:rPr>
          <w:t>Solicitud de Análisis de Factibilidad</w:t>
        </w:r>
      </w:ins>
      <w:ins w:id="77" w:author="Roberto Gzz" w:date="2026-01-29T18:32:00Z">
        <w:r w:rsidR="00DD15F9">
          <w:rPr>
            <w:rFonts w:ascii="Century Gothic" w:hAnsi="Century Gothic" w:cs="Arial"/>
            <w:sz w:val="18"/>
            <w:szCs w:val="18"/>
          </w:rPr>
          <w:t xml:space="preserve"> </w:t>
        </w:r>
      </w:ins>
      <w:ins w:id="78" w:author="Roberto Gzz" w:date="2026-01-29T18:33:00Z">
        <w:r w:rsidR="00F54FF0">
          <w:rPr>
            <w:rFonts w:ascii="Century Gothic" w:hAnsi="Century Gothic" w:cs="Arial"/>
            <w:sz w:val="18"/>
            <w:szCs w:val="18"/>
          </w:rPr>
          <w:t>en el sistema</w:t>
        </w:r>
      </w:ins>
      <w:del w:id="79" w:author="Roberto Gzz" w:date="2026-01-29T18:34:00Z">
        <w:r w:rsidR="00844CC6" w:rsidRPr="00805309" w:rsidDel="00F54FF0">
          <w:rPr>
            <w:rFonts w:ascii="Century Gothic" w:hAnsi="Century Gothic" w:cs="Arial"/>
            <w:sz w:val="18"/>
            <w:szCs w:val="18"/>
          </w:rPr>
          <w:delText>a</w:delText>
        </w:r>
      </w:del>
      <w:del w:id="80" w:author="Roberto Gzz" w:date="2026-01-29T18:35:00Z">
        <w:r w:rsidR="00844CC6" w:rsidRPr="00805309" w:rsidDel="00C9733B">
          <w:rPr>
            <w:rFonts w:ascii="Century Gothic" w:hAnsi="Century Gothic" w:cs="Arial"/>
            <w:sz w:val="18"/>
            <w:szCs w:val="18"/>
          </w:rPr>
          <w:delText xml:space="preserve">l </w:delText>
        </w:r>
      </w:del>
      <w:del w:id="81" w:author="Roberto Gzz" w:date="2026-01-29T18:34:00Z">
        <w:r w:rsidR="00844CC6" w:rsidRPr="00805309" w:rsidDel="00F54FF0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del w:id="82" w:author="Roberto Gzz" w:date="2026-01-29T18:35:00Z">
        <w:r w:rsidR="00844CC6" w:rsidRPr="00805309" w:rsidDel="00C9733B">
          <w:rPr>
            <w:rFonts w:ascii="Century Gothic" w:hAnsi="Century Gothic" w:cs="Arial"/>
            <w:b/>
            <w:sz w:val="18"/>
            <w:szCs w:val="18"/>
          </w:rPr>
          <w:delText xml:space="preserve">suario </w:delText>
        </w:r>
      </w:del>
      <w:del w:id="83" w:author="Roberto Gzz" w:date="2026-01-29T18:34:00Z">
        <w:r w:rsidR="00844CC6" w:rsidRPr="00805309" w:rsidDel="00F54FF0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del w:id="84" w:author="Roberto Gzz" w:date="2026-01-29T18:35:00Z">
        <w:r w:rsidR="00844CC6" w:rsidRPr="00805309" w:rsidDel="00C9733B">
          <w:rPr>
            <w:rFonts w:ascii="Century Gothic" w:hAnsi="Century Gothic" w:cs="Arial"/>
            <w:b/>
            <w:sz w:val="18"/>
            <w:szCs w:val="18"/>
          </w:rPr>
          <w:delText xml:space="preserve">perador </w:delText>
        </w:r>
      </w:del>
      <w:del w:id="85" w:author="Roberto Gzz" w:date="2026-01-29T18:34:00Z">
        <w:r w:rsidR="00844CC6" w:rsidRPr="00805309" w:rsidDel="00F54FF0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del w:id="86" w:author="Roberto Gzz" w:date="2026-01-29T18:35:00Z">
        <w:r w:rsidR="00844CC6" w:rsidRPr="00805309" w:rsidDel="00C9733B">
          <w:rPr>
            <w:rFonts w:ascii="Century Gothic" w:hAnsi="Century Gothic" w:cs="Arial"/>
            <w:b/>
            <w:sz w:val="18"/>
            <w:szCs w:val="18"/>
          </w:rPr>
          <w:delText>oncesionario</w:delText>
        </w:r>
      </w:del>
      <w:ins w:id="87" w:author="Roberto Gzz" w:date="2026-01-29T18:34:00Z">
        <w:r w:rsidR="00C9733B">
          <w:rPr>
            <w:rFonts w:ascii="Century Gothic" w:hAnsi="Century Gothic" w:cs="Arial"/>
            <w:sz w:val="18"/>
            <w:szCs w:val="18"/>
          </w:rPr>
          <w:t xml:space="preserve">, </w:t>
        </w:r>
      </w:ins>
      <w:del w:id="88" w:author="Roberto Gzz" w:date="2026-01-29T18:35:00Z">
        <w:r w:rsidR="00844CC6" w:rsidRPr="00C9733B" w:rsidDel="00C9733B">
          <w:rPr>
            <w:rFonts w:ascii="Century Gothic" w:hAnsi="Century Gothic" w:cs="Arial"/>
            <w:sz w:val="18"/>
            <w:szCs w:val="18"/>
          </w:rPr>
          <w:delText xml:space="preserve"> </w:delText>
        </w:r>
      </w:del>
      <w:r w:rsidR="00844CC6" w:rsidRPr="00805309">
        <w:rPr>
          <w:rFonts w:ascii="Century Gothic" w:hAnsi="Century Gothic" w:cs="Arial"/>
          <w:sz w:val="18"/>
          <w:szCs w:val="18"/>
        </w:rPr>
        <w:t>y avanzará a</w:t>
      </w:r>
      <w:del w:id="89" w:author="Roberto Gzz" w:date="2026-01-29T18:33:00Z">
        <w:r w:rsidR="00844CC6" w:rsidRPr="00805309" w:rsidDel="00F54FF0">
          <w:rPr>
            <w:rFonts w:ascii="Century Gothic" w:hAnsi="Century Gothic" w:cs="Arial"/>
            <w:sz w:val="18"/>
            <w:szCs w:val="18"/>
          </w:rPr>
          <w:delText>l siguiente estatus</w:delText>
        </w:r>
      </w:del>
      <w:ins w:id="90" w:author="Roberto Gzz" w:date="2026-01-29T18:33:00Z">
        <w:r w:rsidR="00F54FF0">
          <w:rPr>
            <w:rFonts w:ascii="Century Gothic" w:hAnsi="Century Gothic" w:cs="Arial"/>
            <w:sz w:val="18"/>
            <w:szCs w:val="18"/>
          </w:rPr>
          <w:t xml:space="preserve"> la siguiente fase del proceso</w:t>
        </w:r>
      </w:ins>
      <w:r w:rsidR="00844CC6" w:rsidRPr="00805309">
        <w:rPr>
          <w:rFonts w:ascii="Century Gothic" w:hAnsi="Century Gothic" w:cs="Arial"/>
          <w:sz w:val="18"/>
          <w:szCs w:val="18"/>
        </w:rPr>
        <w:t>.</w:t>
      </w:r>
    </w:p>
    <w:p w14:paraId="0CF56E12" w14:textId="77777777" w:rsidR="00844CC6" w:rsidRPr="00805309" w:rsidRDefault="00844CC6" w:rsidP="00844CC6">
      <w:pPr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3835F877" wp14:editId="0989CF51">
            <wp:extent cx="6057900" cy="296545"/>
            <wp:effectExtent l="0" t="0" r="0" b="8255"/>
            <wp:docPr id="1045000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0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4F94" w14:textId="77777777" w:rsidR="00844CC6" w:rsidRPr="00805309" w:rsidRDefault="00844CC6" w:rsidP="00844CC6">
      <w:pPr>
        <w:jc w:val="center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06E300FD" wp14:editId="4DA9A3FB">
            <wp:extent cx="6057900" cy="3194050"/>
            <wp:effectExtent l="0" t="0" r="0" b="6350"/>
            <wp:docPr id="204247344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3449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AC98" w14:textId="77777777" w:rsidR="00844CC6" w:rsidRPr="00805309" w:rsidRDefault="00844CC6" w:rsidP="00844CC6">
      <w:pPr>
        <w:jc w:val="center"/>
        <w:rPr>
          <w:rFonts w:ascii="Century Gothic" w:hAnsi="Century Gothic" w:cs="Arial"/>
          <w:sz w:val="18"/>
          <w:szCs w:val="18"/>
        </w:rPr>
      </w:pPr>
    </w:p>
    <w:p w14:paraId="4B4B162A" w14:textId="77777777" w:rsidR="00844CC6" w:rsidRPr="00805309" w:rsidRDefault="00844CC6" w:rsidP="00844CC6">
      <w:pPr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br w:type="page"/>
      </w:r>
    </w:p>
    <w:p w14:paraId="1A9E2606" w14:textId="77777777" w:rsidR="00844CC6" w:rsidRDefault="00844CC6" w:rsidP="00960D4A">
      <w:pPr>
        <w:pStyle w:val="Prrafodelista"/>
        <w:keepNext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Facturación factibilidad completada.</w:t>
      </w:r>
    </w:p>
    <w:p w14:paraId="402562B6" w14:textId="77777777" w:rsidR="00960D4A" w:rsidRPr="00805309" w:rsidRDefault="00960D4A" w:rsidP="00960D4A">
      <w:pPr>
        <w:pStyle w:val="Prrafodelista"/>
        <w:keepNext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548B23C" w14:textId="0D892EE8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91" w:author="Roberto Gzz" w:date="2026-01-29T18:35:00Z">
        <w:r w:rsidR="00C9733B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92" w:author="Roberto Gzz" w:date="2026-01-29T18:35:00Z">
        <w:r w:rsidRPr="00805309" w:rsidDel="00C9733B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93" w:author="Roberto Gzz" w:date="2026-01-29T18:35:00Z">
        <w:r w:rsidR="00C9733B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94" w:author="Roberto Gzz" w:date="2026-01-29T18:35:00Z">
        <w:r w:rsidRPr="00805309" w:rsidDel="00C9733B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95" w:author="Roberto Gzz" w:date="2026-01-29T18:35:00Z">
        <w:r w:rsidR="00C9733B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96" w:author="Roberto Gzz" w:date="2026-01-29T18:35:00Z">
        <w:r w:rsidRPr="00805309" w:rsidDel="00C9733B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ins w:id="97" w:author="Roberto Gzz" w:date="2026-01-29T18:35:00Z">
        <w:r w:rsidR="00C9733B" w:rsidRPr="00C9733B">
          <w:rPr>
            <w:rFonts w:ascii="Century Gothic" w:hAnsi="Century Gothic" w:cs="Arial"/>
            <w:bCs/>
            <w:sz w:val="18"/>
            <w:szCs w:val="18"/>
            <w:rPrChange w:id="98" w:author="Roberto Gzz" w:date="2026-01-29T18:35:00Z">
              <w:rPr>
                <w:rFonts w:ascii="Century Gothic" w:hAnsi="Century Gothic" w:cs="Arial"/>
                <w:b/>
                <w:sz w:val="18"/>
                <w:szCs w:val="18"/>
              </w:rPr>
            </w:rPrChange>
          </w:rPr>
          <w:t xml:space="preserve"> des</w:t>
        </w:r>
        <w:r w:rsidR="00C9733B">
          <w:rPr>
            <w:rFonts w:ascii="Century Gothic" w:hAnsi="Century Gothic" w:cs="Arial"/>
            <w:bCs/>
            <w:sz w:val="18"/>
            <w:szCs w:val="18"/>
          </w:rPr>
          <w:t xml:space="preserve">cargará la factura </w:t>
        </w:r>
        <w:r w:rsidR="00E67AF1">
          <w:rPr>
            <w:rFonts w:ascii="Century Gothic" w:hAnsi="Century Gothic" w:cs="Arial"/>
            <w:bCs/>
            <w:sz w:val="18"/>
            <w:szCs w:val="18"/>
          </w:rPr>
          <w:t xml:space="preserve">emitida señalada en el paso inmediato anterior,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99" w:author="Roberto Gzz" w:date="2026-01-29T18:36:00Z">
        <w:r w:rsidR="00505235">
          <w:rPr>
            <w:rFonts w:ascii="Century Gothic" w:hAnsi="Century Gothic" w:cs="Arial"/>
            <w:sz w:val="18"/>
            <w:szCs w:val="18"/>
          </w:rPr>
          <w:t xml:space="preserve">procederá con el pago correspondiente y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deberá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cargar el comprobante de pago</w:t>
      </w:r>
      <w:r w:rsidRPr="00805309">
        <w:rPr>
          <w:rFonts w:ascii="Century Gothic" w:hAnsi="Century Gothic" w:cs="Arial"/>
          <w:sz w:val="18"/>
          <w:szCs w:val="18"/>
        </w:rPr>
        <w:t xml:space="preserve"> a la plataforma </w:t>
      </w:r>
      <w:del w:id="100" w:author="Roberto Gzz" w:date="2026-01-29T18:37:00Z">
        <w:r w:rsidRPr="00805309" w:rsidDel="00505235">
          <w:rPr>
            <w:rFonts w:ascii="Century Gothic" w:hAnsi="Century Gothic" w:cs="Arial"/>
            <w:sz w:val="18"/>
            <w:szCs w:val="18"/>
          </w:rPr>
          <w:delText>a través de</w:delText>
        </w:r>
      </w:del>
      <w:ins w:id="101" w:author="Roberto Gzz" w:date="2026-01-29T18:37:00Z">
        <w:r w:rsidR="00505235">
          <w:rPr>
            <w:rFonts w:ascii="Century Gothic" w:hAnsi="Century Gothic" w:cs="Arial"/>
            <w:sz w:val="18"/>
            <w:szCs w:val="18"/>
          </w:rPr>
          <w:t>en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la sección de Archivos Adjuntos</w:t>
      </w:r>
      <w:ins w:id="102" w:author="Roberto Gzz" w:date="2026-01-29T18:37:00Z">
        <w:r w:rsidR="00505235">
          <w:rPr>
            <w:rFonts w:ascii="Century Gothic" w:hAnsi="Century Gothic" w:cs="Arial"/>
            <w:sz w:val="18"/>
            <w:szCs w:val="18"/>
          </w:rPr>
          <w:t xml:space="preserve"> como se muestra a continuación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. </w:t>
      </w:r>
    </w:p>
    <w:p w14:paraId="00EAAB00" w14:textId="77777777" w:rsidR="00844CC6" w:rsidRPr="00805309" w:rsidRDefault="00844CC6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0004A543" wp14:editId="4D449CFB">
            <wp:extent cx="6057900" cy="349886"/>
            <wp:effectExtent l="0" t="0" r="0" b="0"/>
            <wp:docPr id="118053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7891" cy="3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309">
        <w:rPr>
          <w:rFonts w:ascii="Century Gothic" w:hAnsi="Century Gothic"/>
          <w:noProof/>
          <w:sz w:val="18"/>
          <w:szCs w:val="18"/>
        </w:rPr>
        <w:t xml:space="preserve"> </w:t>
      </w:r>
    </w:p>
    <w:p w14:paraId="45AED493" w14:textId="77777777" w:rsidR="00844CC6" w:rsidRPr="00805309" w:rsidRDefault="00844CC6" w:rsidP="00960D4A">
      <w:pPr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noProof/>
          <w:sz w:val="18"/>
          <w:szCs w:val="18"/>
          <w:lang w:eastAsia="es-MX"/>
        </w:rPr>
        <w:drawing>
          <wp:inline distT="0" distB="0" distL="0" distR="0" wp14:anchorId="5C473861" wp14:editId="334AB7DB">
            <wp:extent cx="6057900" cy="4776470"/>
            <wp:effectExtent l="0" t="0" r="0" b="5080"/>
            <wp:docPr id="151075942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9424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E05F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br w:type="page"/>
      </w: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de factibilidad autorizada</w:t>
      </w:r>
    </w:p>
    <w:p w14:paraId="18358111" w14:textId="77777777" w:rsidR="00960D4A" w:rsidRPr="00805309" w:rsidRDefault="00960D4A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57A539DF" w14:textId="1550F477" w:rsidR="00844CC6" w:rsidRPr="00805309" w:rsidRDefault="009374A4" w:rsidP="00960D4A">
      <w:pPr>
        <w:jc w:val="both"/>
        <w:rPr>
          <w:rFonts w:ascii="Century Gothic" w:hAnsi="Century Gothic" w:cs="Arial"/>
          <w:sz w:val="18"/>
          <w:szCs w:val="18"/>
        </w:rPr>
      </w:pPr>
      <w:ins w:id="103" w:author="Roberto Gzz" w:date="2026-01-29T18:37:00Z">
        <w:r>
          <w:rPr>
            <w:rFonts w:ascii="Century Gothic" w:hAnsi="Century Gothic" w:cs="Arial"/>
            <w:sz w:val="18"/>
            <w:szCs w:val="18"/>
          </w:rPr>
          <w:t xml:space="preserve">Una vez que </w:t>
        </w:r>
        <w:r>
          <w:rPr>
            <w:rFonts w:ascii="Century Gothic" w:hAnsi="Century Gothic" w:cs="Arial"/>
            <w:b/>
            <w:sz w:val="18"/>
            <w:szCs w:val="18"/>
          </w:rPr>
          <w:t>U</w:t>
        </w:r>
        <w:r w:rsidRPr="00805309">
          <w:rPr>
            <w:rFonts w:ascii="Century Gothic" w:hAnsi="Century Gothic" w:cs="Arial"/>
            <w:b/>
            <w:sz w:val="18"/>
            <w:szCs w:val="18"/>
          </w:rPr>
          <w:t xml:space="preserve">suario </w:t>
        </w:r>
        <w:r>
          <w:rPr>
            <w:rFonts w:ascii="Century Gothic" w:hAnsi="Century Gothic" w:cs="Arial"/>
            <w:b/>
            <w:sz w:val="18"/>
            <w:szCs w:val="18"/>
          </w:rPr>
          <w:t>O</w:t>
        </w:r>
        <w:r w:rsidRPr="00805309">
          <w:rPr>
            <w:rFonts w:ascii="Century Gothic" w:hAnsi="Century Gothic" w:cs="Arial"/>
            <w:b/>
            <w:sz w:val="18"/>
            <w:szCs w:val="18"/>
          </w:rPr>
          <w:t xml:space="preserve">perador </w:t>
        </w:r>
        <w:r>
          <w:rPr>
            <w:rFonts w:ascii="Century Gothic" w:hAnsi="Century Gothic" w:cs="Arial"/>
            <w:b/>
            <w:sz w:val="18"/>
            <w:szCs w:val="18"/>
          </w:rPr>
          <w:t>C</w:t>
        </w:r>
        <w:r w:rsidRPr="00805309">
          <w:rPr>
            <w:rFonts w:ascii="Century Gothic" w:hAnsi="Century Gothic" w:cs="Arial"/>
            <w:b/>
            <w:sz w:val="18"/>
            <w:szCs w:val="18"/>
          </w:rPr>
          <w:t>oncesionario</w:t>
        </w:r>
        <w:r>
          <w:rPr>
            <w:rFonts w:ascii="Century Gothic" w:hAnsi="Century Gothic" w:cs="Arial"/>
            <w:b/>
            <w:sz w:val="18"/>
            <w:szCs w:val="18"/>
          </w:rPr>
          <w:t xml:space="preserve"> </w:t>
        </w:r>
        <w:r>
          <w:rPr>
            <w:rFonts w:ascii="Century Gothic" w:hAnsi="Century Gothic" w:cs="Arial"/>
            <w:bCs/>
            <w:sz w:val="18"/>
            <w:szCs w:val="18"/>
          </w:rPr>
          <w:t xml:space="preserve">proceda con la carga del comprobante de pago, </w:t>
        </w:r>
        <w:r>
          <w:rPr>
            <w:rFonts w:ascii="Century Gothic" w:hAnsi="Century Gothic" w:cs="Arial"/>
            <w:sz w:val="18"/>
            <w:szCs w:val="18"/>
          </w:rPr>
          <w:t xml:space="preserve">el </w:t>
        </w:r>
      </w:ins>
      <w:ins w:id="104" w:author="Roberto Gzz" w:date="2026-01-29T18:38:00Z">
        <w:r>
          <w:rPr>
            <w:rFonts w:ascii="Century Gothic" w:hAnsi="Century Gothic" w:cs="Arial"/>
            <w:sz w:val="18"/>
            <w:szCs w:val="18"/>
          </w:rPr>
          <w:t>usuario</w:t>
        </w:r>
      </w:ins>
      <w:del w:id="105" w:author="Roberto Gzz" w:date="2026-01-29T18:37:00Z">
        <w:r w:rsidR="00844CC6" w:rsidRPr="00805309" w:rsidDel="009374A4">
          <w:rPr>
            <w:rFonts w:ascii="Century Gothic" w:hAnsi="Century Gothic" w:cs="Arial"/>
            <w:sz w:val="18"/>
            <w:szCs w:val="18"/>
          </w:rPr>
          <w:delText>En este paso,</w:delText>
        </w:r>
      </w:del>
      <w:r w:rsidR="00844CC6" w:rsidRPr="00805309">
        <w:rPr>
          <w:rFonts w:ascii="Century Gothic" w:hAnsi="Century Gothic" w:cs="Arial"/>
          <w:sz w:val="18"/>
          <w:szCs w:val="18"/>
        </w:rPr>
        <w:t xml:space="preserve"> </w:t>
      </w:r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="00844CC6" w:rsidRPr="00805309">
        <w:rPr>
          <w:rFonts w:ascii="Century Gothic" w:hAnsi="Century Gothic" w:cs="Arial"/>
          <w:sz w:val="18"/>
          <w:szCs w:val="18"/>
        </w:rPr>
        <w:t xml:space="preserve"> </w:t>
      </w:r>
      <w:ins w:id="106" w:author="Roberto Gzz" w:date="2026-01-29T18:38:00Z">
        <w:r>
          <w:rPr>
            <w:rFonts w:ascii="Century Gothic" w:hAnsi="Century Gothic" w:cs="Arial"/>
            <w:sz w:val="18"/>
            <w:szCs w:val="18"/>
          </w:rPr>
          <w:t>procede a realizar el Análisis de Factibilidad solicitado,</w:t>
        </w:r>
        <w:r w:rsidR="00722E0D">
          <w:rPr>
            <w:rFonts w:ascii="Century Gothic" w:hAnsi="Century Gothic" w:cs="Arial"/>
            <w:sz w:val="18"/>
            <w:szCs w:val="18"/>
          </w:rPr>
          <w:t xml:space="preserve"> y 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envía resultado de </w:t>
      </w:r>
      <w:ins w:id="107" w:author="Roberto Gzz" w:date="2026-01-29T18:38:00Z">
        <w:r w:rsidR="00722E0D">
          <w:rPr>
            <w:rFonts w:ascii="Century Gothic" w:hAnsi="Century Gothic" w:cs="Arial"/>
            <w:sz w:val="18"/>
            <w:szCs w:val="18"/>
          </w:rPr>
          <w:t xml:space="preserve">esta </w:t>
        </w:r>
      </w:ins>
      <w:del w:id="108" w:author="Roberto Gzz" w:date="2026-01-29T18:38:00Z">
        <w:r w:rsidR="00844CC6" w:rsidRPr="00805309" w:rsidDel="00722E0D">
          <w:rPr>
            <w:rFonts w:ascii="Century Gothic" w:hAnsi="Century Gothic" w:cs="Arial"/>
            <w:b/>
            <w:bCs/>
            <w:sz w:val="18"/>
            <w:szCs w:val="18"/>
          </w:rPr>
          <w:delText>Factibilidad</w:delText>
        </w:r>
        <w:r w:rsidR="00844CC6" w:rsidRPr="00805309" w:rsidDel="00722E0D">
          <w:rPr>
            <w:rFonts w:ascii="Century Gothic" w:hAnsi="Century Gothic" w:cs="Arial"/>
            <w:sz w:val="18"/>
            <w:szCs w:val="18"/>
          </w:rPr>
          <w:delText xml:space="preserve"> </w:delText>
        </w:r>
      </w:del>
      <w:del w:id="109" w:author="Roberto Gzz" w:date="2026-01-29T18:39:00Z">
        <w:r w:rsidR="00844CC6" w:rsidRPr="00805309" w:rsidDel="00722E0D">
          <w:rPr>
            <w:rFonts w:ascii="Century Gothic" w:hAnsi="Century Gothic" w:cs="Arial"/>
            <w:sz w:val="18"/>
            <w:szCs w:val="18"/>
          </w:rPr>
          <w:delText>y</w:delText>
        </w:r>
      </w:del>
      <w:ins w:id="110" w:author="Roberto Gzz" w:date="2026-01-29T18:39:00Z">
        <w:r w:rsidR="00722E0D">
          <w:rPr>
            <w:rFonts w:ascii="Century Gothic" w:hAnsi="Century Gothic" w:cs="Arial"/>
            <w:sz w:val="18"/>
            <w:szCs w:val="18"/>
          </w:rPr>
          <w:t xml:space="preserve">señalado el </w:t>
        </w:r>
      </w:ins>
      <w:r w:rsidR="00844CC6" w:rsidRPr="00805309">
        <w:rPr>
          <w:rFonts w:ascii="Century Gothic" w:hAnsi="Century Gothic" w:cs="Arial"/>
          <w:sz w:val="18"/>
          <w:szCs w:val="18"/>
        </w:rPr>
        <w:t xml:space="preserve"> </w:t>
      </w:r>
      <w:r w:rsidR="00844CC6" w:rsidRPr="00805309">
        <w:rPr>
          <w:rFonts w:ascii="Century Gothic" w:hAnsi="Century Gothic" w:cs="Arial"/>
          <w:b/>
          <w:bCs/>
          <w:sz w:val="18"/>
          <w:szCs w:val="18"/>
        </w:rPr>
        <w:t>Costo de elaboración de proyecto y presupuesto</w:t>
      </w:r>
      <w:r w:rsidR="00844CC6" w:rsidRPr="00805309">
        <w:rPr>
          <w:rFonts w:ascii="Century Gothic" w:hAnsi="Century Gothic" w:cs="Arial"/>
          <w:sz w:val="18"/>
          <w:szCs w:val="18"/>
        </w:rPr>
        <w:t xml:space="preserve">, </w:t>
      </w:r>
      <w:del w:id="111" w:author="Roberto Gzz" w:date="2026-01-29T18:39:00Z">
        <w:r w:rsidR="00844CC6" w:rsidRPr="00805309" w:rsidDel="00722E0D">
          <w:rPr>
            <w:rFonts w:ascii="Century Gothic" w:hAnsi="Century Gothic" w:cs="Arial"/>
            <w:sz w:val="18"/>
            <w:szCs w:val="18"/>
          </w:rPr>
          <w:delText>con esto autoriza la solicitud</w:delText>
        </w:r>
      </w:del>
      <w:ins w:id="112" w:author="Roberto Gzz" w:date="2026-01-29T18:39:00Z">
        <w:r w:rsidR="00722E0D">
          <w:rPr>
            <w:rFonts w:ascii="Century Gothic" w:hAnsi="Century Gothic" w:cs="Arial"/>
            <w:sz w:val="18"/>
            <w:szCs w:val="18"/>
          </w:rPr>
          <w:t>avanzando a la siguiente fase del proceso</w:t>
        </w:r>
      </w:ins>
      <w:r w:rsidR="00844CC6" w:rsidRPr="00805309">
        <w:rPr>
          <w:rFonts w:ascii="Century Gothic" w:hAnsi="Century Gothic" w:cs="Arial"/>
          <w:sz w:val="18"/>
          <w:szCs w:val="18"/>
        </w:rPr>
        <w:t>.</w:t>
      </w:r>
    </w:p>
    <w:p w14:paraId="78AA11E6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547C257F" wp14:editId="39B76A47">
            <wp:extent cx="6057900" cy="300990"/>
            <wp:effectExtent l="0" t="0" r="0" b="3810"/>
            <wp:docPr id="192820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02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A85B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4C750A45" wp14:editId="4117E929">
            <wp:extent cx="5988818" cy="4609069"/>
            <wp:effectExtent l="0" t="0" r="0" b="5715"/>
            <wp:docPr id="13564181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811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22"/>
                    <a:srcRect l="580" r="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18" cy="460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07205" w14:textId="77777777" w:rsidR="00960D4A" w:rsidRDefault="00844CC6" w:rsidP="00960D4A">
      <w:pPr>
        <w:jc w:val="both"/>
        <w:rPr>
          <w:rFonts w:ascii="Century Gothic" w:hAnsi="Century Gothic" w:cs="Arial"/>
          <w:noProof/>
          <w:sz w:val="18"/>
          <w:szCs w:val="18"/>
          <w:lang w:eastAsia="es-MX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4D58998B" wp14:editId="240512E0">
            <wp:extent cx="6339840" cy="1968519"/>
            <wp:effectExtent l="0" t="0" r="3810" b="0"/>
            <wp:docPr id="11921587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87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3"/>
                    <a:srcRect l="2156" r="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552" cy="1982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2DDD1" w14:textId="77777777" w:rsidR="00960D4A" w:rsidRDefault="00960D4A" w:rsidP="00960D4A">
      <w:pPr>
        <w:jc w:val="both"/>
        <w:rPr>
          <w:rFonts w:ascii="Century Gothic" w:hAnsi="Century Gothic" w:cs="Arial"/>
          <w:noProof/>
          <w:sz w:val="18"/>
          <w:szCs w:val="18"/>
          <w:lang w:eastAsia="es-MX"/>
        </w:rPr>
      </w:pPr>
    </w:p>
    <w:p w14:paraId="5CD47703" w14:textId="77777777" w:rsidR="00960D4A" w:rsidRPr="00960D4A" w:rsidRDefault="00844CC6" w:rsidP="00960D4A">
      <w:pPr>
        <w:pStyle w:val="Prrafodelista"/>
        <w:numPr>
          <w:ilvl w:val="0"/>
          <w:numId w:val="6"/>
        </w:numPr>
        <w:jc w:val="both"/>
        <w:rPr>
          <w:rFonts w:ascii="Century Gothic" w:hAnsi="Century Gothic" w:cs="Arial"/>
          <w:noProof/>
          <w:sz w:val="18"/>
          <w:szCs w:val="18"/>
          <w:lang w:eastAsia="es-MX"/>
        </w:rPr>
      </w:pPr>
      <w:r w:rsidRPr="00960D4A">
        <w:rPr>
          <w:rFonts w:ascii="Century Gothic" w:hAnsi="Century Gothic" w:cs="Arial"/>
          <w:b/>
          <w:bCs/>
          <w:sz w:val="18"/>
          <w:szCs w:val="18"/>
        </w:rPr>
        <w:t>Solicitud proyecto y presupuesto generada</w:t>
      </w:r>
    </w:p>
    <w:p w14:paraId="5DE6A7FF" w14:textId="77777777" w:rsidR="00960D4A" w:rsidRDefault="00960D4A" w:rsidP="00960D4A">
      <w:pPr>
        <w:pStyle w:val="Prrafodelista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4C7CFC7" w14:textId="48BE3CA5" w:rsidR="00960D4A" w:rsidRPr="00805309" w:rsidRDefault="00844CC6" w:rsidP="00960D4A">
      <w:pPr>
        <w:pStyle w:val="Prrafodelista"/>
        <w:ind w:left="360"/>
        <w:jc w:val="both"/>
        <w:rPr>
          <w:rFonts w:ascii="Century Gothic" w:hAnsi="Century Gothic" w:cs="Arial"/>
          <w:noProof/>
          <w:sz w:val="18"/>
          <w:szCs w:val="18"/>
          <w:lang w:eastAsia="es-MX"/>
        </w:rPr>
      </w:pPr>
      <w:r w:rsidRPr="00960D4A">
        <w:rPr>
          <w:rFonts w:ascii="Century Gothic" w:hAnsi="Century Gothic" w:cs="Arial"/>
          <w:sz w:val="18"/>
          <w:szCs w:val="18"/>
        </w:rPr>
        <w:t xml:space="preserve">El </w:t>
      </w:r>
      <w:ins w:id="113" w:author="Roberto Gzz" w:date="2026-01-29T18:40:00Z">
        <w:r w:rsidR="00B70F0B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14" w:author="Roberto Gzz" w:date="2026-01-29T18:40:00Z">
        <w:r w:rsidRPr="00960D4A" w:rsidDel="00B70F0B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960D4A">
        <w:rPr>
          <w:rFonts w:ascii="Century Gothic" w:hAnsi="Century Gothic" w:cs="Arial"/>
          <w:b/>
          <w:sz w:val="18"/>
          <w:szCs w:val="18"/>
        </w:rPr>
        <w:t xml:space="preserve">suario </w:t>
      </w:r>
      <w:ins w:id="115" w:author="Roberto Gzz" w:date="2026-01-29T18:40:00Z">
        <w:r w:rsidR="00B70F0B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16" w:author="Roberto Gzz" w:date="2026-01-29T18:40:00Z">
        <w:r w:rsidRPr="00960D4A" w:rsidDel="00B70F0B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960D4A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17" w:author="Roberto Gzz" w:date="2026-01-29T18:40:00Z">
        <w:r w:rsidR="00B70F0B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18" w:author="Roberto Gzz" w:date="2026-01-29T18:40:00Z">
        <w:r w:rsidRPr="00960D4A" w:rsidDel="00B70F0B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960D4A">
        <w:rPr>
          <w:rFonts w:ascii="Century Gothic" w:hAnsi="Century Gothic" w:cs="Arial"/>
          <w:b/>
          <w:sz w:val="18"/>
          <w:szCs w:val="18"/>
        </w:rPr>
        <w:t>oncesionario</w:t>
      </w:r>
      <w:r w:rsidRPr="00960D4A">
        <w:rPr>
          <w:rFonts w:ascii="Century Gothic" w:hAnsi="Century Gothic" w:cs="Arial"/>
          <w:sz w:val="18"/>
          <w:szCs w:val="18"/>
        </w:rPr>
        <w:t xml:space="preserve"> revisará el resultado de </w:t>
      </w:r>
      <w:r w:rsidRPr="00960D4A">
        <w:rPr>
          <w:rFonts w:ascii="Century Gothic" w:hAnsi="Century Gothic" w:cs="Arial"/>
          <w:b/>
          <w:bCs/>
          <w:sz w:val="18"/>
          <w:szCs w:val="18"/>
        </w:rPr>
        <w:t>Análisis de factibilidad</w:t>
      </w:r>
      <w:r w:rsidRPr="00960D4A">
        <w:rPr>
          <w:rFonts w:ascii="Century Gothic" w:hAnsi="Century Gothic" w:cs="Arial"/>
          <w:sz w:val="18"/>
          <w:szCs w:val="18"/>
        </w:rPr>
        <w:t xml:space="preserve"> y</w:t>
      </w:r>
      <w:ins w:id="119" w:author="Roberto Gzz" w:date="2026-01-29T18:40:00Z">
        <w:r w:rsidR="00B70F0B">
          <w:rPr>
            <w:rFonts w:ascii="Century Gothic" w:hAnsi="Century Gothic" w:cs="Arial"/>
            <w:sz w:val="18"/>
            <w:szCs w:val="18"/>
          </w:rPr>
          <w:t xml:space="preserve"> el</w:t>
        </w:r>
      </w:ins>
      <w:r w:rsidRPr="00960D4A">
        <w:rPr>
          <w:rFonts w:ascii="Century Gothic" w:hAnsi="Century Gothic" w:cs="Arial"/>
          <w:sz w:val="18"/>
          <w:szCs w:val="18"/>
        </w:rPr>
        <w:t xml:space="preserve"> </w:t>
      </w:r>
      <w:r w:rsidRPr="00960D4A">
        <w:rPr>
          <w:rFonts w:ascii="Century Gothic" w:hAnsi="Century Gothic" w:cs="Arial"/>
          <w:b/>
          <w:bCs/>
          <w:sz w:val="18"/>
          <w:szCs w:val="18"/>
        </w:rPr>
        <w:t>Costo de elaboración de proyecto y presupuesto</w:t>
      </w:r>
      <w:ins w:id="120" w:author="Roberto Gzz" w:date="2026-01-29T18:40:00Z">
        <w:r w:rsidR="003C2B88">
          <w:rPr>
            <w:rFonts w:ascii="Century Gothic" w:hAnsi="Century Gothic" w:cs="Arial"/>
            <w:sz w:val="18"/>
            <w:szCs w:val="18"/>
          </w:rPr>
          <w:t>, y</w:t>
        </w:r>
      </w:ins>
      <w:del w:id="121" w:author="Roberto Gzz" w:date="2026-01-29T18:40:00Z">
        <w:r w:rsidRPr="00960D4A" w:rsidDel="003C2B88">
          <w:rPr>
            <w:rFonts w:ascii="Century Gothic" w:hAnsi="Century Gothic" w:cs="Arial"/>
            <w:sz w:val="18"/>
            <w:szCs w:val="18"/>
          </w:rPr>
          <w:delText>.</w:delText>
        </w:r>
      </w:del>
      <w:r w:rsidRPr="00960D4A">
        <w:rPr>
          <w:rFonts w:ascii="Century Gothic" w:hAnsi="Century Gothic" w:cs="Arial"/>
          <w:sz w:val="18"/>
          <w:szCs w:val="18"/>
        </w:rPr>
        <w:t xml:space="preserve"> </w:t>
      </w:r>
      <w:ins w:id="122" w:author="Roberto Gzz" w:date="2026-01-29T18:40:00Z">
        <w:r w:rsidR="003C2B88">
          <w:rPr>
            <w:rFonts w:ascii="Century Gothic" w:hAnsi="Century Gothic" w:cs="Arial"/>
            <w:sz w:val="18"/>
            <w:szCs w:val="18"/>
          </w:rPr>
          <w:t>t</w:t>
        </w:r>
      </w:ins>
      <w:del w:id="123" w:author="Roberto Gzz" w:date="2026-01-29T18:40:00Z">
        <w:r w:rsidRPr="00960D4A" w:rsidDel="003C2B88">
          <w:rPr>
            <w:rFonts w:ascii="Century Gothic" w:hAnsi="Century Gothic" w:cs="Arial"/>
            <w:sz w:val="18"/>
            <w:szCs w:val="18"/>
          </w:rPr>
          <w:delText>T</w:delText>
        </w:r>
      </w:del>
      <w:r w:rsidRPr="00960D4A">
        <w:rPr>
          <w:rFonts w:ascii="Century Gothic" w:hAnsi="Century Gothic" w:cs="Arial"/>
          <w:sz w:val="18"/>
          <w:szCs w:val="18"/>
        </w:rPr>
        <w:t xml:space="preserve">endrá la opción de </w:t>
      </w:r>
      <w:r w:rsidRPr="00960D4A">
        <w:rPr>
          <w:rFonts w:ascii="Century Gothic" w:hAnsi="Century Gothic" w:cs="Arial"/>
          <w:b/>
          <w:bCs/>
          <w:sz w:val="18"/>
          <w:szCs w:val="18"/>
        </w:rPr>
        <w:t>Cancelar la solicitud</w:t>
      </w:r>
      <w:r w:rsidRPr="00960D4A">
        <w:rPr>
          <w:rFonts w:ascii="Century Gothic" w:hAnsi="Century Gothic" w:cs="Arial"/>
          <w:sz w:val="18"/>
          <w:szCs w:val="18"/>
        </w:rPr>
        <w:t xml:space="preserve"> o generar </w:t>
      </w:r>
      <w:r w:rsidRPr="00960D4A">
        <w:rPr>
          <w:rFonts w:ascii="Century Gothic" w:hAnsi="Century Gothic" w:cs="Arial"/>
          <w:b/>
          <w:bCs/>
          <w:sz w:val="18"/>
          <w:szCs w:val="18"/>
        </w:rPr>
        <w:t>Solicitud de elaboración de proyecto y presupuesto</w:t>
      </w:r>
      <w:r w:rsidRPr="00960D4A">
        <w:rPr>
          <w:rFonts w:ascii="Century Gothic" w:hAnsi="Century Gothic" w:cs="Arial"/>
          <w:sz w:val="18"/>
          <w:szCs w:val="18"/>
        </w:rPr>
        <w:t>.</w:t>
      </w:r>
    </w:p>
    <w:p w14:paraId="307B05F2" w14:textId="77777777" w:rsidR="00844CC6" w:rsidRPr="00805309" w:rsidRDefault="00844CC6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lastRenderedPageBreak/>
        <w:drawing>
          <wp:inline distT="0" distB="0" distL="0" distR="0" wp14:anchorId="5FA034FF" wp14:editId="201E0EC7">
            <wp:extent cx="6003271" cy="346730"/>
            <wp:effectExtent l="0" t="0" r="0" b="0"/>
            <wp:docPr id="186082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3271" cy="3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EA1B" w14:textId="77777777" w:rsidR="00844CC6" w:rsidRPr="00805309" w:rsidRDefault="00844CC6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</w:p>
    <w:p w14:paraId="63E4FBCD" w14:textId="77777777" w:rsidR="00844CC6" w:rsidRDefault="00844CC6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3C29B099" wp14:editId="2668C24A">
            <wp:extent cx="6057900" cy="3892990"/>
            <wp:effectExtent l="0" t="0" r="0" b="0"/>
            <wp:docPr id="125464845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8457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24"/>
                    <a:srcRect b="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9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CDA30" w14:textId="77777777" w:rsidR="00960D4A" w:rsidRPr="00805309" w:rsidRDefault="00960D4A" w:rsidP="00960D4A">
      <w:pPr>
        <w:keepNext/>
        <w:jc w:val="both"/>
        <w:rPr>
          <w:rFonts w:ascii="Century Gothic" w:hAnsi="Century Gothic" w:cs="Arial"/>
          <w:sz w:val="18"/>
          <w:szCs w:val="18"/>
        </w:rPr>
      </w:pPr>
    </w:p>
    <w:p w14:paraId="366B40CD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proyecto presupuesto rechazada</w:t>
      </w:r>
    </w:p>
    <w:p w14:paraId="4BA1B863" w14:textId="77777777" w:rsidR="00960D4A" w:rsidRPr="00805309" w:rsidRDefault="00960D4A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162B857C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revisará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proyecto y presupuesto</w:t>
      </w:r>
      <w:r w:rsidRPr="00805309">
        <w:rPr>
          <w:rFonts w:ascii="Century Gothic" w:hAnsi="Century Gothic" w:cs="Arial"/>
          <w:sz w:val="18"/>
          <w:szCs w:val="18"/>
        </w:rPr>
        <w:t xml:space="preserve">, en caso de rechazarla se enviarán comentarios al </w:t>
      </w:r>
      <w:r w:rsidRPr="00805309">
        <w:rPr>
          <w:rFonts w:ascii="Century Gothic" w:hAnsi="Century Gothic" w:cs="Arial"/>
          <w:b/>
          <w:sz w:val="18"/>
          <w:szCs w:val="18"/>
        </w:rPr>
        <w:t>usuario operador concesionario</w:t>
      </w:r>
      <w:r w:rsidRPr="00805309">
        <w:rPr>
          <w:rFonts w:ascii="Century Gothic" w:hAnsi="Century Gothic" w:cs="Arial"/>
          <w:sz w:val="18"/>
          <w:szCs w:val="18"/>
        </w:rPr>
        <w:t xml:space="preserve"> para su corrección.</w:t>
      </w:r>
    </w:p>
    <w:p w14:paraId="1EAC9F85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5F707101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1BF24928" wp14:editId="38ED46D1">
            <wp:extent cx="6057900" cy="300990"/>
            <wp:effectExtent l="0" t="0" r="0" b="3810"/>
            <wp:docPr id="47020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2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C56" w14:textId="77777777" w:rsidR="00805309" w:rsidRPr="00805309" w:rsidRDefault="00805309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20C7FB71" w14:textId="77777777" w:rsid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1C29E1D" wp14:editId="22387E60">
            <wp:extent cx="6052820" cy="4617085"/>
            <wp:effectExtent l="0" t="0" r="5080" b="0"/>
            <wp:docPr id="92309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DC9E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2ED6694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884F2B0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4F5F293F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Proyecto y Presupuesto Corregida</w:t>
      </w:r>
    </w:p>
    <w:p w14:paraId="10BE4888" w14:textId="77777777" w:rsidR="00960D4A" w:rsidRPr="00805309" w:rsidRDefault="00960D4A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6EF1396F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De ser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rechazada</w:t>
      </w:r>
      <w:r w:rsidRPr="00805309">
        <w:rPr>
          <w:rFonts w:ascii="Century Gothic" w:hAnsi="Century Gothic" w:cs="Arial"/>
          <w:sz w:val="18"/>
          <w:szCs w:val="18"/>
        </w:rPr>
        <w:t xml:space="preserve"> la solicitud, el </w:t>
      </w:r>
      <w:r w:rsidRPr="00805309">
        <w:rPr>
          <w:rFonts w:ascii="Century Gothic" w:hAnsi="Century Gothic" w:cs="Arial"/>
          <w:b/>
          <w:sz w:val="18"/>
          <w:szCs w:val="18"/>
        </w:rPr>
        <w:t>usuario operador concesionario</w:t>
      </w:r>
      <w:r w:rsidRPr="00805309">
        <w:rPr>
          <w:rFonts w:ascii="Century Gothic" w:hAnsi="Century Gothic" w:cs="Arial"/>
          <w:sz w:val="18"/>
          <w:szCs w:val="18"/>
        </w:rPr>
        <w:t xml:space="preserve"> deberá corregir la solicitud de proyecto y presupuesto.</w:t>
      </w:r>
    </w:p>
    <w:p w14:paraId="373541B9" w14:textId="77777777" w:rsidR="00844CC6" w:rsidRDefault="00844CC6" w:rsidP="00960D4A">
      <w:pPr>
        <w:jc w:val="both"/>
        <w:rPr>
          <w:rFonts w:ascii="Arial" w:hAnsi="Arial" w:cs="Arial"/>
        </w:rPr>
      </w:pPr>
      <w:r w:rsidRPr="00DE4566">
        <w:rPr>
          <w:noProof/>
          <w:lang w:eastAsia="es-MX"/>
        </w:rPr>
        <w:drawing>
          <wp:inline distT="0" distB="0" distL="0" distR="0" wp14:anchorId="6C54F96C" wp14:editId="12F19F32">
            <wp:extent cx="6003271" cy="346730"/>
            <wp:effectExtent l="0" t="0" r="0" b="0"/>
            <wp:docPr id="117358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036" cy="3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2D5A" w14:textId="77777777" w:rsidR="00844CC6" w:rsidRDefault="00844CC6" w:rsidP="00960D4A">
      <w:pPr>
        <w:jc w:val="both"/>
        <w:rPr>
          <w:rFonts w:ascii="Arial" w:hAnsi="Arial" w:cs="Arial"/>
        </w:rPr>
      </w:pPr>
      <w:r w:rsidRPr="00541478">
        <w:rPr>
          <w:rFonts w:ascii="Arial" w:hAnsi="Arial" w:cs="Arial"/>
          <w:noProof/>
          <w:lang w:eastAsia="es-MX"/>
        </w:rPr>
        <w:drawing>
          <wp:inline distT="0" distB="0" distL="0" distR="0" wp14:anchorId="5A74F77C" wp14:editId="54474456">
            <wp:extent cx="6057900" cy="4561205"/>
            <wp:effectExtent l="0" t="0" r="0" b="0"/>
            <wp:docPr id="2260234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34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92B0" w14:textId="77777777" w:rsidR="00805309" w:rsidRDefault="00805309" w:rsidP="00960D4A">
      <w:pPr>
        <w:jc w:val="both"/>
        <w:rPr>
          <w:rFonts w:ascii="Arial" w:hAnsi="Arial" w:cs="Arial"/>
        </w:rPr>
      </w:pPr>
    </w:p>
    <w:p w14:paraId="4F1F3E3B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de proyecto y presupuesto autorizada</w:t>
      </w:r>
    </w:p>
    <w:p w14:paraId="7CA34488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1E891337" w14:textId="4B29C1B3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volverá a revisar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Proyecto y presupuesto</w:t>
      </w:r>
      <w:r w:rsidRPr="00805309">
        <w:rPr>
          <w:rFonts w:ascii="Century Gothic" w:hAnsi="Century Gothic" w:cs="Arial"/>
          <w:sz w:val="18"/>
          <w:szCs w:val="18"/>
        </w:rPr>
        <w:t xml:space="preserve">, en caso de </w:t>
      </w:r>
      <w:ins w:id="124" w:author="Roberto Gzz" w:date="2026-01-29T18:45:00Z">
        <w:r w:rsidR="00F97207">
          <w:rPr>
            <w:rFonts w:ascii="Century Gothic" w:hAnsi="Century Gothic" w:cs="Arial"/>
            <w:sz w:val="18"/>
            <w:szCs w:val="18"/>
          </w:rPr>
          <w:t xml:space="preserve">nuevamente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rechazarla se enviarán comentarios al </w:t>
      </w:r>
      <w:r w:rsidRPr="00805309">
        <w:rPr>
          <w:rFonts w:ascii="Century Gothic" w:hAnsi="Century Gothic" w:cs="Arial"/>
          <w:b/>
          <w:sz w:val="18"/>
          <w:szCs w:val="18"/>
        </w:rPr>
        <w:t>usuario operador concesionario</w:t>
      </w:r>
      <w:r w:rsidRPr="00805309">
        <w:rPr>
          <w:rFonts w:ascii="Century Gothic" w:hAnsi="Century Gothic" w:cs="Arial"/>
          <w:sz w:val="18"/>
          <w:szCs w:val="18"/>
        </w:rPr>
        <w:t xml:space="preserve"> para su corrección. </w:t>
      </w:r>
      <w:del w:id="125" w:author="Roberto Gzz" w:date="2026-01-29T18:45:00Z">
        <w:r w:rsidRPr="00805309" w:rsidDel="00DB483E">
          <w:rPr>
            <w:rFonts w:ascii="Century Gothic" w:hAnsi="Century Gothic" w:cs="Arial"/>
            <w:sz w:val="18"/>
            <w:szCs w:val="18"/>
          </w:rPr>
          <w:delText>De lo contrario</w:delText>
        </w:r>
      </w:del>
      <w:ins w:id="126" w:author="Roberto Gzz" w:date="2026-01-29T18:45:00Z">
        <w:r w:rsidR="00DB483E">
          <w:rPr>
            <w:rFonts w:ascii="Century Gothic" w:hAnsi="Century Gothic" w:cs="Arial"/>
            <w:sz w:val="18"/>
            <w:szCs w:val="18"/>
          </w:rPr>
          <w:t xml:space="preserve">En caso de aprobar la solicitud, </w:t>
        </w:r>
        <w:r w:rsidR="0032144D">
          <w:rPr>
            <w:rFonts w:ascii="Century Gothic" w:hAnsi="Century Gothic" w:cs="Arial"/>
            <w:sz w:val="18"/>
            <w:szCs w:val="18"/>
          </w:rPr>
          <w:t xml:space="preserve">el usuario </w:t>
        </w:r>
        <w:r w:rsidR="0032144D">
          <w:rPr>
            <w:rFonts w:ascii="Century Gothic" w:hAnsi="Century Gothic" w:cs="Arial"/>
            <w:b/>
            <w:bCs/>
            <w:sz w:val="18"/>
            <w:szCs w:val="18"/>
          </w:rPr>
          <w:t>Ingen</w:t>
        </w:r>
      </w:ins>
      <w:ins w:id="127" w:author="Roberto Gzz" w:date="2026-01-29T18:46:00Z">
        <w:r w:rsidR="0032144D">
          <w:rPr>
            <w:rFonts w:ascii="Century Gothic" w:hAnsi="Century Gothic" w:cs="Arial"/>
            <w:b/>
            <w:bCs/>
            <w:sz w:val="18"/>
            <w:szCs w:val="18"/>
          </w:rPr>
          <w:t>iería</w:t>
        </w:r>
        <w:r w:rsidR="0032144D">
          <w:rPr>
            <w:rFonts w:ascii="Century Gothic" w:hAnsi="Century Gothic" w:cs="Arial"/>
            <w:sz w:val="18"/>
            <w:szCs w:val="18"/>
          </w:rPr>
          <w:t xml:space="preserve"> enviará el flujo al </w:t>
        </w:r>
      </w:ins>
      <w:proofErr w:type="spellStart"/>
      <w:ins w:id="128" w:author="Roberto Gzz" w:date="2026-01-29T18:48:00Z">
        <w:r w:rsidR="00BC681D">
          <w:rPr>
            <w:rFonts w:ascii="Century Gothic" w:hAnsi="Century Gothic" w:cs="Arial"/>
            <w:sz w:val="18"/>
            <w:szCs w:val="18"/>
          </w:rPr>
          <w:t>area</w:t>
        </w:r>
        <w:proofErr w:type="spellEnd"/>
        <w:r w:rsidR="00BC681D">
          <w:rPr>
            <w:rFonts w:ascii="Century Gothic" w:hAnsi="Century Gothic" w:cs="Arial"/>
            <w:sz w:val="18"/>
            <w:szCs w:val="18"/>
          </w:rPr>
          <w:t xml:space="preserve"> de</w:t>
        </w:r>
      </w:ins>
      <w:del w:id="129" w:author="Roberto Gzz" w:date="2026-01-29T18:46:00Z">
        <w:r w:rsidRPr="00805309" w:rsidDel="0032144D">
          <w:rPr>
            <w:rFonts w:ascii="Century Gothic" w:hAnsi="Century Gothic" w:cs="Arial"/>
            <w:sz w:val="18"/>
            <w:szCs w:val="18"/>
          </w:rPr>
          <w:delText xml:space="preserve"> será enviada </w:delText>
        </w:r>
      </w:del>
      <w:del w:id="130" w:author="Roberto Gzz" w:date="2026-01-29T18:48:00Z">
        <w:r w:rsidRPr="00805309" w:rsidDel="00A46EDE">
          <w:rPr>
            <w:rFonts w:ascii="Century Gothic" w:hAnsi="Century Gothic" w:cs="Arial"/>
            <w:sz w:val="18"/>
            <w:szCs w:val="18"/>
          </w:rPr>
          <w:delText>a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Finanzas (Telcel)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0BB2D790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4D156D7C" wp14:editId="35ADE9C0">
            <wp:extent cx="5303520" cy="263509"/>
            <wp:effectExtent l="0" t="0" r="0" b="3810"/>
            <wp:docPr id="1398395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082" cy="2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53BA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4A9DFC9C" wp14:editId="33CBB79A">
            <wp:extent cx="5280660" cy="4762123"/>
            <wp:effectExtent l="0" t="0" r="0" b="635"/>
            <wp:docPr id="1879750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00" cy="477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EB0D" w14:textId="77777777" w:rsidR="00805309" w:rsidRPr="00805309" w:rsidRDefault="00805309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6A21B75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Facturación generada (proyecto y presupuesto)</w:t>
      </w:r>
    </w:p>
    <w:p w14:paraId="140400CB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89F227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Una vez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autorizada</w:t>
      </w:r>
      <w:r w:rsidRPr="00805309">
        <w:rPr>
          <w:rFonts w:ascii="Century Gothic" w:hAnsi="Century Gothic" w:cs="Arial"/>
          <w:sz w:val="18"/>
          <w:szCs w:val="18"/>
        </w:rPr>
        <w:t xml:space="preserve">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proyecto y presupuesto</w:t>
      </w:r>
      <w:r w:rsidRPr="00805309">
        <w:rPr>
          <w:rFonts w:ascii="Century Gothic" w:hAnsi="Century Gothic" w:cs="Arial"/>
          <w:sz w:val="18"/>
          <w:szCs w:val="18"/>
        </w:rPr>
        <w:t xml:space="preserve"> por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,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Finanzas (Telcel)</w:t>
      </w:r>
      <w:r w:rsidRPr="00805309">
        <w:rPr>
          <w:rFonts w:ascii="Century Gothic" w:hAnsi="Century Gothic" w:cs="Arial"/>
          <w:sz w:val="18"/>
          <w:szCs w:val="18"/>
        </w:rPr>
        <w:t xml:space="preserve"> deberá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cargar los archivos de facturación</w:t>
      </w:r>
      <w:r w:rsidRPr="00805309">
        <w:rPr>
          <w:rFonts w:ascii="Century Gothic" w:hAnsi="Century Gothic" w:cs="Arial"/>
          <w:sz w:val="18"/>
          <w:szCs w:val="18"/>
        </w:rPr>
        <w:t xml:space="preserve"> al </w:t>
      </w:r>
      <w:r w:rsidRPr="00805309">
        <w:rPr>
          <w:rFonts w:ascii="Century Gothic" w:hAnsi="Century Gothic" w:cs="Arial"/>
          <w:b/>
          <w:sz w:val="18"/>
          <w:szCs w:val="18"/>
        </w:rPr>
        <w:t>usuario operador concesionario</w:t>
      </w:r>
      <w:r w:rsidRPr="00805309">
        <w:rPr>
          <w:rFonts w:ascii="Century Gothic" w:hAnsi="Century Gothic" w:cs="Arial"/>
          <w:sz w:val="18"/>
          <w:szCs w:val="18"/>
        </w:rPr>
        <w:t xml:space="preserve"> a la solicitud.</w:t>
      </w:r>
    </w:p>
    <w:p w14:paraId="0BF939D2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164CB222" wp14:editId="175A85F1">
            <wp:extent cx="6057900" cy="296545"/>
            <wp:effectExtent l="0" t="0" r="0" b="8255"/>
            <wp:docPr id="111316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4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EF00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6D11BE3" wp14:editId="1F2782D2">
            <wp:extent cx="6052185" cy="269271"/>
            <wp:effectExtent l="0" t="0" r="5715" b="0"/>
            <wp:docPr id="979409658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9658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26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CB84D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49D28456" wp14:editId="2C2BAD1D">
            <wp:extent cx="5465391" cy="4676775"/>
            <wp:effectExtent l="0" t="0" r="2540" b="0"/>
            <wp:docPr id="655750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0639" name=""/>
                    <pic:cNvPicPr/>
                  </pic:nvPicPr>
                  <pic:blipFill rotWithShape="1">
                    <a:blip r:embed="rId28"/>
                    <a:srcRect t="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429" cy="4680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751FF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br w:type="page"/>
      </w: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Facturación elaboración proyecto y presupuesto completada</w:t>
      </w:r>
    </w:p>
    <w:p w14:paraId="41D14607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147862B2" w14:textId="3D0796C9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En esta fase el </w:t>
      </w:r>
      <w:ins w:id="131" w:author="Roberto Gzz" w:date="2026-01-29T18:49:00Z">
        <w:r w:rsidR="00971937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32" w:author="Roberto Gzz" w:date="2026-01-29T18:49:00Z">
        <w:r w:rsidRPr="00805309" w:rsidDel="00971937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33" w:author="Roberto Gzz" w:date="2026-01-29T18:49:00Z">
        <w:r w:rsidR="00971937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34" w:author="Roberto Gzz" w:date="2026-01-29T18:49:00Z">
        <w:r w:rsidRPr="00805309" w:rsidDel="00971937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35" w:author="Roberto Gzz" w:date="2026-01-29T18:49:00Z">
        <w:r w:rsidR="00971937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36" w:author="Roberto Gzz" w:date="2026-01-29T18:49:00Z">
        <w:r w:rsidRPr="00805309" w:rsidDel="00971937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lleva a cabo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carga el comprobante de pago</w:t>
      </w:r>
      <w:r w:rsidRPr="00805309">
        <w:rPr>
          <w:rFonts w:ascii="Century Gothic" w:hAnsi="Century Gothic" w:cs="Arial"/>
          <w:sz w:val="18"/>
          <w:szCs w:val="18"/>
        </w:rPr>
        <w:t xml:space="preserve"> por</w:t>
      </w:r>
      <w:ins w:id="137" w:author="Roberto Gzz" w:date="2026-01-29T18:49:00Z">
        <w:r w:rsidR="00971937">
          <w:rPr>
            <w:rFonts w:ascii="Century Gothic" w:hAnsi="Century Gothic" w:cs="Arial"/>
            <w:sz w:val="18"/>
            <w:szCs w:val="18"/>
          </w:rPr>
          <w:t xml:space="preserve"> el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Servicio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elaboración proyecto y presupuesto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696F0C92" w14:textId="77777777" w:rsidR="00844CC6" w:rsidRDefault="00844CC6" w:rsidP="00960D4A">
      <w:pPr>
        <w:jc w:val="both"/>
        <w:rPr>
          <w:rFonts w:ascii="Arial" w:hAnsi="Arial" w:cs="Arial"/>
        </w:rPr>
      </w:pPr>
      <w:r w:rsidRPr="00DE4566">
        <w:rPr>
          <w:noProof/>
          <w:lang w:eastAsia="es-MX"/>
        </w:rPr>
        <w:drawing>
          <wp:inline distT="0" distB="0" distL="0" distR="0" wp14:anchorId="229CEB28" wp14:editId="78F62B27">
            <wp:extent cx="6003271" cy="346730"/>
            <wp:effectExtent l="0" t="0" r="0" b="0"/>
            <wp:docPr id="71139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036" cy="3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8EF" w14:textId="77777777" w:rsidR="00844CC6" w:rsidRDefault="00844CC6" w:rsidP="00960D4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w:drawing>
          <wp:inline distT="0" distB="0" distL="0" distR="0" wp14:anchorId="16E27E44" wp14:editId="0A12BD5D">
            <wp:extent cx="6052185" cy="269271"/>
            <wp:effectExtent l="0" t="0" r="5715" b="0"/>
            <wp:docPr id="26364220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9658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26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9483E" w14:textId="77777777" w:rsidR="00844CC6" w:rsidRDefault="00844CC6" w:rsidP="00960D4A">
      <w:pPr>
        <w:jc w:val="both"/>
        <w:rPr>
          <w:rFonts w:ascii="Arial" w:hAnsi="Arial" w:cs="Arial"/>
        </w:rPr>
      </w:pPr>
      <w:r w:rsidRPr="00110427">
        <w:rPr>
          <w:rFonts w:ascii="Arial" w:hAnsi="Arial" w:cs="Arial"/>
          <w:noProof/>
          <w:lang w:eastAsia="es-MX"/>
        </w:rPr>
        <w:drawing>
          <wp:inline distT="0" distB="0" distL="0" distR="0" wp14:anchorId="0BF75747" wp14:editId="2ADC0501">
            <wp:extent cx="5391150" cy="4672115"/>
            <wp:effectExtent l="0" t="0" r="0" b="0"/>
            <wp:docPr id="154457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8910" name=""/>
                    <pic:cNvPicPr/>
                  </pic:nvPicPr>
                  <pic:blipFill rotWithShape="1">
                    <a:blip r:embed="rId29"/>
                    <a:srcRect t="4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474" cy="468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55030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DE5154">
        <w:rPr>
          <w:rFonts w:ascii="Arial" w:hAnsi="Arial" w:cs="Arial"/>
        </w:rPr>
        <w:br w:type="page"/>
      </w: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proyecto y presupuesto completada</w:t>
      </w:r>
    </w:p>
    <w:p w14:paraId="6FA1F6DC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3388435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procederá a llevar a cabo elaboración de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Proyecto y presupuesto</w:t>
      </w:r>
      <w:r w:rsidRPr="00805309">
        <w:rPr>
          <w:rFonts w:ascii="Century Gothic" w:hAnsi="Century Gothic" w:cs="Arial"/>
          <w:sz w:val="18"/>
          <w:szCs w:val="18"/>
        </w:rPr>
        <w:t xml:space="preserve"> de nueva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Obra Civil</w:t>
      </w:r>
      <w:r w:rsidRPr="00805309">
        <w:rPr>
          <w:rFonts w:ascii="Century Gothic" w:hAnsi="Century Gothic" w:cs="Arial"/>
          <w:sz w:val="18"/>
          <w:szCs w:val="18"/>
        </w:rPr>
        <w:t xml:space="preserve"> y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aprobación de la solicitud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0D8B5BC3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55B8B268" wp14:editId="29A11EB8">
            <wp:extent cx="5792579" cy="287808"/>
            <wp:effectExtent l="0" t="0" r="0" b="0"/>
            <wp:docPr id="1277789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112" cy="3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97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252431A4" wp14:editId="78912E47">
            <wp:extent cx="5763616" cy="256433"/>
            <wp:effectExtent l="0" t="0" r="0" b="0"/>
            <wp:docPr id="2051649152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9658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108" cy="33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4755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74A9417E" wp14:editId="091FA00E">
            <wp:extent cx="5266626" cy="4754880"/>
            <wp:effectExtent l="0" t="0" r="0" b="7620"/>
            <wp:docPr id="14151635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354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594" cy="477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5534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obra civil generada</w:t>
      </w:r>
    </w:p>
    <w:p w14:paraId="5F4F971D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0B650A9B" w14:textId="4E226A03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138" w:author="Roberto Gzz" w:date="2026-01-29T18:50:00Z">
        <w:r w:rsidR="00183FBB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39" w:author="Roberto Gzz" w:date="2026-01-29T18:50:00Z">
        <w:r w:rsidRPr="00805309" w:rsidDel="00183FBB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40" w:author="Roberto Gzz" w:date="2026-01-29T18:50:00Z">
        <w:r w:rsidR="00183FBB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41" w:author="Roberto Gzz" w:date="2026-01-29T18:50:00Z">
        <w:r w:rsidRPr="00805309" w:rsidDel="00183FBB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42" w:author="Roberto Gzz" w:date="2026-01-29T18:50:00Z">
        <w:r w:rsidR="00183FBB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43" w:author="Roberto Gzz" w:date="2026-01-29T18:50:00Z">
        <w:r w:rsidRPr="00805309" w:rsidDel="00183FBB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tendrá dos opciones en esta fase, validar el proyecto presupuesto y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acepta</w:t>
      </w:r>
      <w:ins w:id="144" w:author="Roberto Gzz" w:date="2026-01-29T18:50:00Z">
        <w:r w:rsidR="00183FBB">
          <w:rPr>
            <w:rFonts w:ascii="Century Gothic" w:hAnsi="Century Gothic" w:cs="Arial"/>
            <w:b/>
            <w:bCs/>
            <w:sz w:val="18"/>
            <w:szCs w:val="18"/>
          </w:rPr>
          <w:t>r</w:t>
        </w:r>
      </w:ins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 el costo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45" w:author="Roberto Gzz" w:date="2026-01-29T18:50:00Z">
        <w:r w:rsidR="00183FBB">
          <w:rPr>
            <w:rFonts w:ascii="Century Gothic" w:hAnsi="Century Gothic" w:cs="Arial"/>
            <w:sz w:val="18"/>
            <w:szCs w:val="18"/>
          </w:rPr>
          <w:t xml:space="preserve">de este,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o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Cancelar la solicitud</w:t>
      </w:r>
      <w:ins w:id="146" w:author="Roberto Gzz" w:date="2026-01-29T18:50:00Z">
        <w:r w:rsidR="00183FBB">
          <w:rPr>
            <w:rFonts w:ascii="Century Gothic" w:hAnsi="Century Gothic" w:cs="Arial"/>
            <w:sz w:val="18"/>
            <w:szCs w:val="18"/>
          </w:rPr>
          <w:t>.</w:t>
        </w:r>
      </w:ins>
      <w:del w:id="147" w:author="Roberto Gzz" w:date="2026-01-29T18:50:00Z">
        <w:r w:rsidRPr="00805309" w:rsidDel="00183FBB">
          <w:rPr>
            <w:rFonts w:ascii="Century Gothic" w:hAnsi="Century Gothic" w:cs="Arial"/>
            <w:sz w:val="18"/>
            <w:szCs w:val="18"/>
          </w:rPr>
          <w:delText>,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48" w:author="Roberto Gzz" w:date="2026-01-29T18:50:00Z">
        <w:r w:rsidR="00183FBB">
          <w:rPr>
            <w:rFonts w:ascii="Century Gothic" w:hAnsi="Century Gothic" w:cs="Arial"/>
            <w:sz w:val="18"/>
            <w:szCs w:val="18"/>
          </w:rPr>
          <w:t>E</w:t>
        </w:r>
      </w:ins>
      <w:del w:id="149" w:author="Roberto Gzz" w:date="2026-01-29T18:50:00Z">
        <w:r w:rsidRPr="00805309" w:rsidDel="00183FBB">
          <w:rPr>
            <w:rFonts w:ascii="Century Gothic" w:hAnsi="Century Gothic" w:cs="Arial"/>
            <w:sz w:val="18"/>
            <w:szCs w:val="18"/>
          </w:rPr>
          <w:delText>e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n caso de que el </w:t>
      </w:r>
      <w:ins w:id="150" w:author="Roberto Gzz" w:date="2026-01-29T18:50:00Z">
        <w:r w:rsidR="00183FBB">
          <w:rPr>
            <w:rFonts w:ascii="Century Gothic" w:hAnsi="Century Gothic" w:cs="Arial"/>
            <w:b/>
            <w:sz w:val="18"/>
            <w:szCs w:val="18"/>
          </w:rPr>
          <w:t>U</w:t>
        </w:r>
        <w:r w:rsidR="00183FBB" w:rsidRPr="00805309">
          <w:rPr>
            <w:rFonts w:ascii="Century Gothic" w:hAnsi="Century Gothic" w:cs="Arial"/>
            <w:b/>
            <w:sz w:val="18"/>
            <w:szCs w:val="18"/>
          </w:rPr>
          <w:t xml:space="preserve">suario </w:t>
        </w:r>
        <w:r w:rsidR="00183FBB">
          <w:rPr>
            <w:rFonts w:ascii="Century Gothic" w:hAnsi="Century Gothic" w:cs="Arial"/>
            <w:b/>
            <w:sz w:val="18"/>
            <w:szCs w:val="18"/>
          </w:rPr>
          <w:t>O</w:t>
        </w:r>
        <w:r w:rsidR="00183FBB" w:rsidRPr="00805309">
          <w:rPr>
            <w:rFonts w:ascii="Century Gothic" w:hAnsi="Century Gothic" w:cs="Arial"/>
            <w:b/>
            <w:sz w:val="18"/>
            <w:szCs w:val="18"/>
          </w:rPr>
          <w:t xml:space="preserve">perador </w:t>
        </w:r>
        <w:r w:rsidR="00183FBB">
          <w:rPr>
            <w:rFonts w:ascii="Century Gothic" w:hAnsi="Century Gothic" w:cs="Arial"/>
            <w:b/>
            <w:sz w:val="18"/>
            <w:szCs w:val="18"/>
          </w:rPr>
          <w:t>C</w:t>
        </w:r>
        <w:r w:rsidR="00183FBB" w:rsidRPr="00805309">
          <w:rPr>
            <w:rFonts w:ascii="Century Gothic" w:hAnsi="Century Gothic" w:cs="Arial"/>
            <w:b/>
            <w:sz w:val="18"/>
            <w:szCs w:val="18"/>
          </w:rPr>
          <w:t>oncesionario</w:t>
        </w:r>
      </w:ins>
      <w:del w:id="151" w:author="Roberto Gzz" w:date="2026-01-29T18:50:00Z">
        <w:r w:rsidRPr="00805309" w:rsidDel="00183FBB">
          <w:rPr>
            <w:rFonts w:ascii="Century Gothic" w:hAnsi="Century Gothic" w:cs="Arial"/>
            <w:sz w:val="18"/>
            <w:szCs w:val="18"/>
          </w:rPr>
          <w:delText>usuario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acepte </w:t>
      </w:r>
      <w:ins w:id="152" w:author="Roberto Gzz" w:date="2026-01-29T18:50:00Z">
        <w:r w:rsidR="00183FBB">
          <w:rPr>
            <w:rFonts w:ascii="Century Gothic" w:hAnsi="Century Gothic" w:cs="Arial"/>
            <w:sz w:val="18"/>
            <w:szCs w:val="18"/>
          </w:rPr>
          <w:t xml:space="preserve">el costo del mismo,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se genera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Solicitud de obra civil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3E549255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3A8D36EB" wp14:editId="6B0A6E70">
            <wp:extent cx="5585460" cy="322599"/>
            <wp:effectExtent l="0" t="0" r="0" b="1270"/>
            <wp:docPr id="110137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994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9F4B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1FFFB11D" wp14:editId="5F70ECDA">
            <wp:extent cx="5501367" cy="4914900"/>
            <wp:effectExtent l="0" t="0" r="4445" b="0"/>
            <wp:docPr id="200180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8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1150" cy="493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E6FA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br w:type="page"/>
      </w: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Facturación Generada (obra civil)</w:t>
      </w:r>
    </w:p>
    <w:p w14:paraId="7CF6B96B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20342B58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Finanzas (Telcel)</w:t>
      </w:r>
      <w:r w:rsidRPr="00805309">
        <w:rPr>
          <w:rFonts w:ascii="Century Gothic" w:hAnsi="Century Gothic" w:cs="Arial"/>
          <w:sz w:val="18"/>
          <w:szCs w:val="18"/>
        </w:rPr>
        <w:t xml:space="preserve"> procederá a cargar la factura</w:t>
      </w:r>
      <w:del w:id="153" w:author="Roberto Gzz" w:date="2026-01-29T18:51:00Z">
        <w:r w:rsidRPr="00805309" w:rsidDel="00760923">
          <w:rPr>
            <w:rFonts w:ascii="Century Gothic" w:hAnsi="Century Gothic" w:cs="Arial"/>
            <w:sz w:val="18"/>
            <w:szCs w:val="18"/>
          </w:rPr>
          <w:delText>ción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correspondiente a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Ejecución de obra civil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0C6F90FC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6E166702" wp14:editId="6C7AA160">
            <wp:extent cx="6057900" cy="296545"/>
            <wp:effectExtent l="0" t="0" r="0" b="8255"/>
            <wp:docPr id="194918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87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C7FF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378DBE36" wp14:editId="53C6EB78">
            <wp:extent cx="6057900" cy="4792980"/>
            <wp:effectExtent l="0" t="0" r="0" b="7620"/>
            <wp:docPr id="1148886821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6821" name="Imagen 1" descr="Interfaz de usuario gráfica, Aplicación, Tabla, Word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612D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114429DF" wp14:editId="7F070A3A">
            <wp:extent cx="6057900" cy="1913890"/>
            <wp:effectExtent l="0" t="0" r="0" b="0"/>
            <wp:docPr id="2003514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4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9F2B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1FCE15A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Facturación completada</w:t>
      </w:r>
    </w:p>
    <w:p w14:paraId="3D5E2465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5FA70357" w14:textId="36624A55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154" w:author="Roberto Gzz" w:date="2026-01-29T18:52:00Z">
        <w:r w:rsidR="00F76B4E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55" w:author="Roberto Gzz" w:date="2026-01-29T18:52:00Z">
        <w:r w:rsidRPr="00805309" w:rsidDel="00F76B4E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56" w:author="Roberto Gzz" w:date="2026-01-29T18:52:00Z">
        <w:r w:rsidR="00F76B4E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57" w:author="Roberto Gzz" w:date="2026-01-29T18:52:00Z">
        <w:r w:rsidRPr="00805309" w:rsidDel="00F76B4E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58" w:author="Roberto Gzz" w:date="2026-01-29T18:52:00Z">
        <w:r w:rsidR="00F76B4E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59" w:author="Roberto Gzz" w:date="2026-01-29T18:52:00Z">
        <w:r w:rsidRPr="00805309" w:rsidDel="00F76B4E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60" w:author="Roberto Gzz" w:date="2026-01-29T18:52:00Z">
        <w:r w:rsidR="00F76B4E">
          <w:rPr>
            <w:rFonts w:ascii="Century Gothic" w:hAnsi="Century Gothic" w:cs="Arial"/>
            <w:sz w:val="18"/>
            <w:szCs w:val="18"/>
          </w:rPr>
          <w:t xml:space="preserve">procede </w:t>
        </w:r>
      </w:ins>
      <w:r w:rsidRPr="00805309">
        <w:rPr>
          <w:rFonts w:ascii="Century Gothic" w:hAnsi="Century Gothic" w:cs="Arial"/>
          <w:sz w:val="18"/>
          <w:szCs w:val="18"/>
        </w:rPr>
        <w:t>carga</w:t>
      </w:r>
      <w:ins w:id="161" w:author="Roberto Gzz" w:date="2026-01-29T18:52:00Z">
        <w:r w:rsidR="00F76B4E">
          <w:rPr>
            <w:rFonts w:ascii="Century Gothic" w:hAnsi="Century Gothic" w:cs="Arial"/>
            <w:sz w:val="18"/>
            <w:szCs w:val="18"/>
          </w:rPr>
          <w:t>r el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comprobante pago por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Servicio ejecución de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obra civil</w:t>
      </w:r>
      <w:r w:rsidRPr="00805309">
        <w:rPr>
          <w:rFonts w:ascii="Century Gothic" w:hAnsi="Century Gothic" w:cs="Arial"/>
          <w:sz w:val="18"/>
          <w:szCs w:val="18"/>
        </w:rPr>
        <w:t xml:space="preserve">. </w:t>
      </w:r>
    </w:p>
    <w:p w14:paraId="253819D7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4C205871" wp14:editId="0FEDCD2E">
            <wp:extent cx="6057900" cy="349885"/>
            <wp:effectExtent l="0" t="0" r="0" b="0"/>
            <wp:docPr id="62116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22E5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30E5274B" wp14:editId="622129F5">
            <wp:extent cx="6046470" cy="944880"/>
            <wp:effectExtent l="0" t="0" r="0" b="7620"/>
            <wp:docPr id="1259913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AA9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2D53814F" wp14:editId="77947D5A">
            <wp:extent cx="6057900" cy="3813175"/>
            <wp:effectExtent l="0" t="0" r="0" b="0"/>
            <wp:docPr id="3879294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947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5"/>
                    <a:srcRect t="2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1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B74C8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1699D4BE" wp14:editId="268337FE">
            <wp:extent cx="6057900" cy="2135505"/>
            <wp:effectExtent l="0" t="0" r="0" b="0"/>
            <wp:docPr id="6003309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0988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2374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acuerdo de sitio generada</w:t>
      </w:r>
    </w:p>
    <w:p w14:paraId="18F8EA4A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2040E7DC" w14:textId="5053E29D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62" w:author="Roberto Gzz" w:date="2026-01-29T18:52:00Z">
        <w:r w:rsidR="00F76B4E">
          <w:rPr>
            <w:rFonts w:ascii="Century Gothic" w:hAnsi="Century Gothic" w:cs="Arial"/>
            <w:sz w:val="18"/>
            <w:szCs w:val="18"/>
          </w:rPr>
          <w:t xml:space="preserve">procede </w:t>
        </w:r>
        <w:r w:rsidR="002A7096">
          <w:rPr>
            <w:rFonts w:ascii="Century Gothic" w:hAnsi="Century Gothic" w:cs="Arial"/>
            <w:sz w:val="18"/>
            <w:szCs w:val="18"/>
          </w:rPr>
          <w:t xml:space="preserve">a </w:t>
        </w:r>
      </w:ins>
      <w:r w:rsidRPr="00805309">
        <w:rPr>
          <w:rFonts w:ascii="Century Gothic" w:hAnsi="Century Gothic" w:cs="Arial"/>
          <w:sz w:val="18"/>
          <w:szCs w:val="18"/>
        </w:rPr>
        <w:t>carga</w:t>
      </w:r>
      <w:ins w:id="163" w:author="Roberto Gzz" w:date="2026-01-29T18:52:00Z">
        <w:r w:rsidR="002A7096">
          <w:rPr>
            <w:rFonts w:ascii="Century Gothic" w:hAnsi="Century Gothic" w:cs="Arial"/>
            <w:sz w:val="18"/>
            <w:szCs w:val="18"/>
          </w:rPr>
          <w:t>r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Acuerdo de sitio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750BA7A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1307E33E" wp14:editId="30A57E71">
            <wp:extent cx="6057900" cy="300990"/>
            <wp:effectExtent l="0" t="0" r="0" b="3810"/>
            <wp:docPr id="119814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AFB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57F08260" wp14:editId="40C68819">
            <wp:extent cx="6057900" cy="4442974"/>
            <wp:effectExtent l="0" t="0" r="0" b="0"/>
            <wp:docPr id="20735547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472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7"/>
                    <a:srcRect b="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44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413D1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1B5FFE27" wp14:editId="4CA5D431">
            <wp:extent cx="6057900" cy="5022850"/>
            <wp:effectExtent l="0" t="0" r="0" b="6350"/>
            <wp:docPr id="18246956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5612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EA3A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5C8EA0D7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6BD35EA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3CA3BBC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0625A17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acuerdo de sitio completada</w:t>
      </w:r>
    </w:p>
    <w:p w14:paraId="5826E012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666F09D3" w14:textId="3D046415" w:rsidR="00844CC6" w:rsidRPr="00805309" w:rsidRDefault="00844CC6" w:rsidP="00960D4A">
      <w:pPr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164" w:author="Roberto Gzz" w:date="2026-01-29T18:53:00Z">
        <w:r w:rsidR="002A7096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65" w:author="Roberto Gzz" w:date="2026-01-29T18:53:00Z">
        <w:r w:rsidRPr="00805309" w:rsidDel="002A7096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66" w:author="Roberto Gzz" w:date="2026-01-29T18:53:00Z">
        <w:r w:rsidR="002A7096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67" w:author="Roberto Gzz" w:date="2026-01-29T18:53:00Z">
        <w:r w:rsidRPr="00805309" w:rsidDel="002A7096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68" w:author="Roberto Gzz" w:date="2026-01-29T18:53:00Z">
        <w:r w:rsidR="002A7096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69" w:author="Roberto Gzz" w:date="2026-01-29T18:53:00Z">
        <w:r w:rsidRPr="00805309" w:rsidDel="002A7096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70" w:author="Roberto Gzz" w:date="2026-01-29T18:53:00Z">
        <w:r w:rsidR="002A7096">
          <w:rPr>
            <w:rFonts w:ascii="Century Gothic" w:hAnsi="Century Gothic" w:cs="Arial"/>
            <w:sz w:val="18"/>
            <w:szCs w:val="18"/>
          </w:rPr>
          <w:t xml:space="preserve">realiza la </w:t>
        </w:r>
      </w:ins>
      <w:r w:rsidRPr="00805309">
        <w:rPr>
          <w:rFonts w:ascii="Century Gothic" w:hAnsi="Century Gothic" w:cs="Arial"/>
          <w:sz w:val="18"/>
          <w:szCs w:val="18"/>
        </w:rPr>
        <w:t xml:space="preserve">firma y carga al sistema el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Acuerdo de sitio.</w:t>
      </w:r>
    </w:p>
    <w:p w14:paraId="4CD8D279" w14:textId="77777777" w:rsidR="00844CC6" w:rsidRPr="00805309" w:rsidRDefault="00844CC6" w:rsidP="00960D4A">
      <w:pPr>
        <w:jc w:val="both"/>
        <w:rPr>
          <w:rStyle w:val="Refdecomentario"/>
          <w:rFonts w:ascii="Century Gothic" w:hAnsi="Century Gothic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10CA3438" wp14:editId="384208B5">
            <wp:extent cx="6057900" cy="349885"/>
            <wp:effectExtent l="0" t="0" r="0" b="0"/>
            <wp:docPr id="82795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383C" w14:textId="77777777" w:rsidR="00844CC6" w:rsidRPr="00805309" w:rsidRDefault="00844CC6" w:rsidP="00960D4A">
      <w:pPr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noProof/>
          <w:sz w:val="18"/>
          <w:szCs w:val="18"/>
          <w:lang w:eastAsia="es-MX"/>
        </w:rPr>
        <w:drawing>
          <wp:inline distT="0" distB="0" distL="0" distR="0" wp14:anchorId="5854E2B7" wp14:editId="4B8A73F3">
            <wp:extent cx="6057900" cy="4812665"/>
            <wp:effectExtent l="0" t="0" r="0" b="6985"/>
            <wp:docPr id="2372049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049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2C31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198F1995" wp14:editId="21D5169D">
            <wp:extent cx="6057900" cy="4345956"/>
            <wp:effectExtent l="0" t="0" r="0" b="0"/>
            <wp:docPr id="3783385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859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1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3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517D6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03043E3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26A91875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401C14CC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056BD37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AA5980E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DC75050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260F73D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lastRenderedPageBreak/>
        <w:t>Solicitud Obra civil completada</w:t>
      </w:r>
    </w:p>
    <w:p w14:paraId="2CF9A179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7FB46F47" w14:textId="074EF422" w:rsidR="00844CC6" w:rsidRPr="00805309" w:rsidRDefault="00844CC6" w:rsidP="00960D4A">
      <w:pPr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71" w:author="Roberto Gzz" w:date="2026-01-29T18:53:00Z">
        <w:r w:rsidR="002A7096">
          <w:rPr>
            <w:rFonts w:ascii="Century Gothic" w:hAnsi="Century Gothic" w:cs="Arial"/>
            <w:sz w:val="18"/>
            <w:szCs w:val="18"/>
          </w:rPr>
          <w:t xml:space="preserve">revisa la correcta firma del acuerdo de sitio </w:t>
        </w:r>
        <w:r w:rsidR="00B71B2C">
          <w:rPr>
            <w:rFonts w:ascii="Century Gothic" w:hAnsi="Century Gothic" w:cs="Arial"/>
            <w:sz w:val="18"/>
            <w:szCs w:val="18"/>
          </w:rPr>
          <w:t xml:space="preserve">y procede a la </w:t>
        </w:r>
      </w:ins>
      <w:del w:id="172" w:author="Roberto Gzz" w:date="2026-01-29T18:53:00Z">
        <w:r w:rsidRPr="00805309" w:rsidDel="00B71B2C">
          <w:rPr>
            <w:rFonts w:ascii="Century Gothic" w:hAnsi="Century Gothic" w:cs="Arial"/>
            <w:sz w:val="18"/>
            <w:szCs w:val="18"/>
          </w:rPr>
          <w:delText>inicia y finaliza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Ejecución de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obra civil</w:t>
      </w:r>
    </w:p>
    <w:p w14:paraId="481DEC35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06D14255" wp14:editId="24EA5A52">
            <wp:extent cx="6057900" cy="300990"/>
            <wp:effectExtent l="0" t="0" r="0" b="3810"/>
            <wp:docPr id="5566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7902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lastRenderedPageBreak/>
        <w:drawing>
          <wp:inline distT="0" distB="0" distL="0" distR="0" wp14:anchorId="4D97D268" wp14:editId="546FB8B8">
            <wp:extent cx="6057900" cy="5173345"/>
            <wp:effectExtent l="0" t="0" r="0" b="8255"/>
            <wp:docPr id="356264188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64188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0DB4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5D0E5BFC" wp14:editId="0AEBB707">
            <wp:extent cx="6057900" cy="3094990"/>
            <wp:effectExtent l="0" t="0" r="0" b="0"/>
            <wp:docPr id="9398245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24520" name="Imagen 1" descr="Tabl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9346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473C6947" w14:textId="4C17B812" w:rsidR="00EB3BE1" w:rsidRPr="00571CE4" w:rsidRDefault="00EB3BE1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ins w:id="173" w:author="Roberto Gzz" w:date="2026-01-29T18:59:00Z"/>
          <w:rFonts w:ascii="Century Gothic" w:hAnsi="Century Gothic" w:cs="Arial"/>
          <w:b/>
          <w:bCs/>
          <w:sz w:val="18"/>
          <w:szCs w:val="18"/>
          <w:rPrChange w:id="174" w:author="Roberto Gzz" w:date="2026-01-29T18:59:00Z">
            <w:rPr>
              <w:ins w:id="175" w:author="Roberto Gzz" w:date="2026-01-29T18:59:00Z"/>
              <w:rFonts w:ascii="Century Gothic" w:hAnsi="Century Gothic" w:cs="Arial"/>
              <w:sz w:val="18"/>
              <w:szCs w:val="18"/>
            </w:rPr>
          </w:rPrChange>
        </w:rPr>
      </w:pPr>
      <w:ins w:id="176" w:author="Roberto Gzz" w:date="2026-01-29T18:58:00Z">
        <w:r w:rsidRPr="00571CE4">
          <w:rPr>
            <w:rFonts w:ascii="Century Gothic" w:hAnsi="Century Gothic" w:cs="Arial"/>
            <w:b/>
            <w:bCs/>
            <w:sz w:val="18"/>
            <w:szCs w:val="18"/>
            <w:rPrChange w:id="177" w:author="Roberto Gzz" w:date="2026-01-29T18:59:00Z">
              <w:rPr>
                <w:rFonts w:ascii="Century Gothic" w:hAnsi="Century Gothic" w:cs="Arial"/>
                <w:sz w:val="18"/>
                <w:szCs w:val="18"/>
              </w:rPr>
            </w:rPrChange>
          </w:rPr>
          <w:t xml:space="preserve">Aviso de </w:t>
        </w:r>
      </w:ins>
      <w:ins w:id="178" w:author="Roberto Gzz" w:date="2026-01-29T18:59:00Z">
        <w:r w:rsidRPr="00571CE4">
          <w:rPr>
            <w:rFonts w:ascii="Century Gothic" w:hAnsi="Century Gothic" w:cs="Arial"/>
            <w:b/>
            <w:bCs/>
            <w:sz w:val="18"/>
            <w:szCs w:val="18"/>
            <w:rPrChange w:id="179" w:author="Roberto Gzz" w:date="2026-01-29T18:59:00Z">
              <w:rPr>
                <w:rFonts w:ascii="Century Gothic" w:hAnsi="Century Gothic" w:cs="Arial"/>
                <w:sz w:val="18"/>
                <w:szCs w:val="18"/>
              </w:rPr>
            </w:rPrChange>
          </w:rPr>
          <w:t>Conclusi</w:t>
        </w:r>
        <w:r w:rsidR="00571CE4" w:rsidRPr="00571CE4">
          <w:rPr>
            <w:rFonts w:ascii="Century Gothic" w:hAnsi="Century Gothic" w:cs="Arial"/>
            <w:b/>
            <w:bCs/>
            <w:sz w:val="18"/>
            <w:szCs w:val="18"/>
            <w:rPrChange w:id="180" w:author="Roberto Gzz" w:date="2026-01-29T18:59:00Z">
              <w:rPr>
                <w:rFonts w:ascii="Century Gothic" w:hAnsi="Century Gothic" w:cs="Arial"/>
                <w:sz w:val="18"/>
                <w:szCs w:val="18"/>
              </w:rPr>
            </w:rPrChange>
          </w:rPr>
          <w:t xml:space="preserve">ón de Nueva Obra Civil </w:t>
        </w:r>
      </w:ins>
    </w:p>
    <w:p w14:paraId="3CD8B4BB" w14:textId="77777777" w:rsidR="00EB3BE1" w:rsidRDefault="00EB3BE1" w:rsidP="00EB3BE1">
      <w:pPr>
        <w:pStyle w:val="Prrafodelista"/>
        <w:spacing w:after="0" w:line="240" w:lineRule="auto"/>
        <w:ind w:left="360"/>
        <w:jc w:val="both"/>
        <w:rPr>
          <w:ins w:id="181" w:author="Roberto Gzz" w:date="2026-01-29T18:59:00Z"/>
          <w:rFonts w:ascii="Century Gothic" w:hAnsi="Century Gothic" w:cs="Arial"/>
          <w:sz w:val="18"/>
          <w:szCs w:val="18"/>
        </w:rPr>
      </w:pPr>
    </w:p>
    <w:p w14:paraId="5062D917" w14:textId="632D48BC" w:rsidR="00EB3BE1" w:rsidRPr="002E56D5" w:rsidRDefault="00571CE4" w:rsidP="00EB3BE1">
      <w:pPr>
        <w:pStyle w:val="Prrafodelista"/>
        <w:spacing w:after="0" w:line="240" w:lineRule="auto"/>
        <w:ind w:left="360"/>
        <w:jc w:val="both"/>
        <w:rPr>
          <w:ins w:id="182" w:author="Roberto Gzz" w:date="2026-01-29T18:59:00Z"/>
          <w:rFonts w:ascii="Century Gothic" w:hAnsi="Century Gothic" w:cs="Arial"/>
          <w:b/>
          <w:bCs/>
          <w:sz w:val="18"/>
          <w:szCs w:val="18"/>
          <w:rPrChange w:id="183" w:author="Roberto Gzz" w:date="2026-01-29T19:00:00Z">
            <w:rPr>
              <w:ins w:id="184" w:author="Roberto Gzz" w:date="2026-01-29T18:59:00Z"/>
              <w:rFonts w:ascii="Century Gothic" w:hAnsi="Century Gothic" w:cs="Arial"/>
              <w:sz w:val="18"/>
              <w:szCs w:val="18"/>
            </w:rPr>
          </w:rPrChange>
        </w:rPr>
      </w:pPr>
      <w:ins w:id="185" w:author="Roberto Gzz" w:date="2026-01-29T18:59:00Z">
        <w:r>
          <w:rPr>
            <w:rFonts w:ascii="Century Gothic" w:hAnsi="Century Gothic" w:cs="Arial"/>
            <w:sz w:val="18"/>
            <w:szCs w:val="18"/>
          </w:rPr>
          <w:t xml:space="preserve">Una vez que </w:t>
        </w:r>
        <w:r>
          <w:rPr>
            <w:rFonts w:ascii="Century Gothic" w:hAnsi="Century Gothic" w:cs="Arial"/>
            <w:b/>
            <w:bCs/>
            <w:sz w:val="18"/>
            <w:szCs w:val="18"/>
          </w:rPr>
          <w:t>Ingeniería</w:t>
        </w:r>
        <w:r w:rsidR="002370F9">
          <w:rPr>
            <w:rFonts w:ascii="Century Gothic" w:hAnsi="Century Gothic" w:cs="Arial"/>
            <w:sz w:val="18"/>
            <w:szCs w:val="18"/>
          </w:rPr>
          <w:t xml:space="preserve"> haya terminado con las </w:t>
        </w:r>
      </w:ins>
      <w:ins w:id="186" w:author="Roberto Gzz" w:date="2026-01-29T19:00:00Z">
        <w:r w:rsidR="002370F9">
          <w:rPr>
            <w:rFonts w:ascii="Century Gothic" w:hAnsi="Century Gothic" w:cs="Arial"/>
            <w:sz w:val="18"/>
            <w:szCs w:val="18"/>
          </w:rPr>
          <w:t xml:space="preserve">actividades de construcción de la nueva Obra Civil, dará aviso al </w:t>
        </w:r>
        <w:r w:rsidR="002E56D5">
          <w:rPr>
            <w:rFonts w:ascii="Century Gothic" w:hAnsi="Century Gothic" w:cs="Arial"/>
            <w:b/>
            <w:bCs/>
            <w:sz w:val="18"/>
            <w:szCs w:val="18"/>
          </w:rPr>
          <w:t>Operador</w:t>
        </w:r>
        <w:r w:rsidR="002E56D5">
          <w:rPr>
            <w:rFonts w:ascii="Century Gothic" w:hAnsi="Century Gothic" w:cs="Arial"/>
            <w:sz w:val="18"/>
            <w:szCs w:val="18"/>
          </w:rPr>
          <w:t xml:space="preserve"> para que proceda a realizar la </w:t>
        </w:r>
        <w:r w:rsidR="002E56D5">
          <w:rPr>
            <w:rFonts w:ascii="Century Gothic" w:hAnsi="Century Gothic" w:cs="Arial"/>
            <w:b/>
            <w:bCs/>
            <w:sz w:val="18"/>
            <w:szCs w:val="18"/>
          </w:rPr>
          <w:t>Programación de Colocación</w:t>
        </w:r>
      </w:ins>
      <w:ins w:id="187" w:author="Roberto Gzz" w:date="2026-01-29T19:01:00Z">
        <w:r w:rsidR="004B2659">
          <w:rPr>
            <w:rFonts w:ascii="Century Gothic" w:hAnsi="Century Gothic" w:cs="Arial"/>
            <w:b/>
            <w:bCs/>
            <w:sz w:val="18"/>
            <w:szCs w:val="18"/>
          </w:rPr>
          <w:t>.</w:t>
        </w:r>
      </w:ins>
    </w:p>
    <w:p w14:paraId="7C1F2D62" w14:textId="77777777" w:rsidR="00EB3BE1" w:rsidRDefault="00EB3BE1" w:rsidP="00EB3BE1">
      <w:pPr>
        <w:pStyle w:val="Prrafodelista"/>
        <w:spacing w:after="0" w:line="240" w:lineRule="auto"/>
        <w:ind w:left="360"/>
        <w:jc w:val="both"/>
        <w:rPr>
          <w:ins w:id="188" w:author="Roberto Gzz" w:date="2026-01-29T18:59:00Z"/>
          <w:rFonts w:ascii="Century Gothic" w:hAnsi="Century Gothic" w:cs="Arial"/>
          <w:sz w:val="18"/>
          <w:szCs w:val="18"/>
        </w:rPr>
      </w:pPr>
    </w:p>
    <w:p w14:paraId="5885865A" w14:textId="77777777" w:rsidR="00EB3BE1" w:rsidRPr="00EB3BE1" w:rsidRDefault="00EB3BE1">
      <w:pPr>
        <w:pStyle w:val="Prrafodelista"/>
        <w:spacing w:after="0" w:line="240" w:lineRule="auto"/>
        <w:ind w:left="360"/>
        <w:jc w:val="both"/>
        <w:rPr>
          <w:ins w:id="189" w:author="Roberto Gzz" w:date="2026-01-29T18:58:00Z"/>
          <w:rFonts w:ascii="Century Gothic" w:hAnsi="Century Gothic" w:cs="Arial"/>
          <w:sz w:val="18"/>
          <w:szCs w:val="18"/>
          <w:rPrChange w:id="190" w:author="Roberto Gzz" w:date="2026-01-29T18:58:00Z">
            <w:rPr>
              <w:ins w:id="191" w:author="Roberto Gzz" w:date="2026-01-29T18:58:00Z"/>
              <w:rFonts w:ascii="Century Gothic" w:hAnsi="Century Gothic" w:cs="Arial"/>
              <w:b/>
              <w:bCs/>
              <w:sz w:val="18"/>
              <w:szCs w:val="18"/>
            </w:rPr>
          </w:rPrChange>
        </w:rPr>
        <w:pPrChange w:id="192" w:author="Roberto Gzz" w:date="2026-01-29T18:59:00Z">
          <w:pPr>
            <w:pStyle w:val="Prrafodelista"/>
            <w:numPr>
              <w:numId w:val="6"/>
            </w:numPr>
            <w:spacing w:after="0" w:line="240" w:lineRule="auto"/>
            <w:ind w:left="360" w:hanging="360"/>
            <w:jc w:val="both"/>
          </w:pPr>
        </w:pPrChange>
      </w:pPr>
    </w:p>
    <w:p w14:paraId="1F5EB8F3" w14:textId="669D9A7C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programa de colocación generada</w:t>
      </w:r>
    </w:p>
    <w:p w14:paraId="0FEA17EC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22A483D1" w14:textId="7A8151E2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193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194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195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196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197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198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</w:t>
      </w:r>
      <w:ins w:id="199" w:author="Roberto Gzz" w:date="2026-01-29T18:54:00Z">
        <w:r w:rsidR="00033468">
          <w:rPr>
            <w:rFonts w:ascii="Century Gothic" w:hAnsi="Century Gothic" w:cs="Arial"/>
            <w:sz w:val="18"/>
            <w:szCs w:val="18"/>
          </w:rPr>
          <w:t xml:space="preserve">realiza el </w:t>
        </w:r>
      </w:ins>
      <w:r w:rsidRPr="00805309">
        <w:rPr>
          <w:rFonts w:ascii="Century Gothic" w:hAnsi="Century Gothic" w:cs="Arial"/>
          <w:sz w:val="18"/>
          <w:szCs w:val="18"/>
        </w:rPr>
        <w:t>registr</w:t>
      </w:r>
      <w:ins w:id="200" w:author="Roberto Gzz" w:date="2026-01-29T18:54:00Z">
        <w:r w:rsidR="00033468">
          <w:rPr>
            <w:rFonts w:ascii="Century Gothic" w:hAnsi="Century Gothic" w:cs="Arial"/>
            <w:sz w:val="18"/>
            <w:szCs w:val="18"/>
          </w:rPr>
          <w:t>o de actividades dentro del</w:t>
        </w:r>
      </w:ins>
      <w:del w:id="201" w:author="Roberto Gzz" w:date="2026-01-29T18:54:00Z">
        <w:r w:rsidRPr="00805309" w:rsidDel="00033468">
          <w:rPr>
            <w:rFonts w:ascii="Century Gothic" w:hAnsi="Century Gothic" w:cs="Arial"/>
            <w:sz w:val="18"/>
            <w:szCs w:val="18"/>
          </w:rPr>
          <w:delText>a</w:delText>
        </w:r>
      </w:del>
      <w:r w:rsidRPr="00805309">
        <w:rPr>
          <w:rFonts w:ascii="Century Gothic" w:hAnsi="Century Gothic" w:cs="Arial"/>
          <w:sz w:val="18"/>
          <w:szCs w:val="18"/>
        </w:rPr>
        <w:t xml:space="preserve">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Programa de colocación</w:t>
      </w:r>
      <w:r w:rsidRPr="00805309">
        <w:rPr>
          <w:rFonts w:ascii="Century Gothic" w:hAnsi="Century Gothic" w:cs="Arial"/>
          <w:sz w:val="18"/>
          <w:szCs w:val="18"/>
        </w:rPr>
        <w:t>.</w:t>
      </w:r>
    </w:p>
    <w:p w14:paraId="1C619C8E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7BFACD4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3F563887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9C36204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7941E88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5863EA2C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C1B7E9E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5D524B4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2CEDD4CC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FD95147" wp14:editId="1F0FBA15">
            <wp:extent cx="6057900" cy="349885"/>
            <wp:effectExtent l="0" t="0" r="0" b="0"/>
            <wp:docPr id="53293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73EC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39626E54" wp14:editId="102F56EC">
            <wp:extent cx="6057900" cy="2924810"/>
            <wp:effectExtent l="0" t="0" r="0" b="8890"/>
            <wp:docPr id="19283189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8983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E818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41C4C5DF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programa de colocación completado</w:t>
      </w:r>
    </w:p>
    <w:p w14:paraId="34E7DE3E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3E45CF62" w14:textId="38EAF253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202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203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204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205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206" w:author="Roberto Gzz" w:date="2026-01-29T18:54:00Z">
        <w:r w:rsidR="00033468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207" w:author="Roberto Gzz" w:date="2026-01-29T18:54:00Z">
        <w:r w:rsidRPr="00805309" w:rsidDel="00033468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realizará en sitio las acciones correspondientes a la instalación de infraestructura pasiva o adecuaciones en el sitio, una vez finalizado, notifica mediante la acción </w:t>
      </w:r>
      <w:r w:rsidRPr="00805309">
        <w:rPr>
          <w:rFonts w:ascii="Century Gothic" w:hAnsi="Century Gothic" w:cs="Arial"/>
          <w:b/>
          <w:sz w:val="18"/>
          <w:szCs w:val="18"/>
        </w:rPr>
        <w:t>Completar programa de Colocación</w:t>
      </w:r>
    </w:p>
    <w:p w14:paraId="1731BACC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lastRenderedPageBreak/>
        <w:drawing>
          <wp:inline distT="0" distB="0" distL="0" distR="0" wp14:anchorId="03265D60" wp14:editId="71D8E3D8">
            <wp:extent cx="6057900" cy="349885"/>
            <wp:effectExtent l="0" t="0" r="0" b="0"/>
            <wp:docPr id="184717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2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309">
        <w:rPr>
          <w:rFonts w:ascii="Century Gothic" w:hAnsi="Century Gothic"/>
          <w:noProof/>
          <w:sz w:val="18"/>
          <w:szCs w:val="18"/>
        </w:rPr>
        <w:t xml:space="preserve"> </w:t>
      </w: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28A9C99D" wp14:editId="14A8450F">
            <wp:extent cx="6045200" cy="2904490"/>
            <wp:effectExtent l="0" t="0" r="0" b="0"/>
            <wp:docPr id="153229917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9174" name="Imagen 1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CF9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742D501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verificación generada</w:t>
      </w:r>
    </w:p>
    <w:p w14:paraId="79F24D58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5F8E1BD5" w14:textId="20DCE23E" w:rsidR="00844CC6" w:rsidRPr="00805309" w:rsidRDefault="00844CC6" w:rsidP="00960D4A">
      <w:pPr>
        <w:jc w:val="both"/>
        <w:rPr>
          <w:rFonts w:ascii="Century Gothic" w:hAnsi="Century Gothic"/>
          <w:noProof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208" w:author="Roberto Gzz" w:date="2026-01-29T18:55:00Z">
        <w:r w:rsidR="002C456F">
          <w:rPr>
            <w:rFonts w:ascii="Century Gothic" w:hAnsi="Century Gothic" w:cs="Arial"/>
            <w:b/>
            <w:sz w:val="18"/>
            <w:szCs w:val="18"/>
          </w:rPr>
          <w:t>U</w:t>
        </w:r>
      </w:ins>
      <w:del w:id="209" w:author="Roberto Gzz" w:date="2026-01-29T18:55:00Z">
        <w:r w:rsidRPr="00805309" w:rsidDel="002C456F">
          <w:rPr>
            <w:rFonts w:ascii="Century Gothic" w:hAnsi="Century Gothic" w:cs="Arial"/>
            <w:b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suario </w:t>
      </w:r>
      <w:ins w:id="210" w:author="Roberto Gzz" w:date="2026-01-29T18:55:00Z">
        <w:r w:rsidR="002C456F">
          <w:rPr>
            <w:rFonts w:ascii="Century Gothic" w:hAnsi="Century Gothic" w:cs="Arial"/>
            <w:b/>
            <w:sz w:val="18"/>
            <w:szCs w:val="18"/>
          </w:rPr>
          <w:t>O</w:t>
        </w:r>
      </w:ins>
      <w:del w:id="211" w:author="Roberto Gzz" w:date="2026-01-29T18:55:00Z">
        <w:r w:rsidRPr="00805309" w:rsidDel="002C456F">
          <w:rPr>
            <w:rFonts w:ascii="Century Gothic" w:hAnsi="Century Gothic" w:cs="Arial"/>
            <w:b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 xml:space="preserve">perador </w:t>
      </w:r>
      <w:ins w:id="212" w:author="Roberto Gzz" w:date="2026-01-29T18:55:00Z">
        <w:r w:rsidR="002C456F">
          <w:rPr>
            <w:rFonts w:ascii="Century Gothic" w:hAnsi="Century Gothic" w:cs="Arial"/>
            <w:b/>
            <w:sz w:val="18"/>
            <w:szCs w:val="18"/>
          </w:rPr>
          <w:t>C</w:t>
        </w:r>
      </w:ins>
      <w:del w:id="213" w:author="Roberto Gzz" w:date="2026-01-29T18:55:00Z">
        <w:r w:rsidRPr="00805309" w:rsidDel="002C456F">
          <w:rPr>
            <w:rFonts w:ascii="Century Gothic" w:hAnsi="Century Gothic" w:cs="Arial"/>
            <w:b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registrará la </w:t>
      </w:r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Solicitud de verificación </w:t>
      </w:r>
      <w:r w:rsidRPr="00805309">
        <w:rPr>
          <w:rFonts w:ascii="Century Gothic" w:hAnsi="Century Gothic" w:cs="Arial"/>
          <w:bCs/>
          <w:sz w:val="18"/>
          <w:szCs w:val="18"/>
        </w:rPr>
        <w:t>indicando que Telcel puede proceder a las instalaciones de la Obra Civil para validar la correcta instalación en el sitio por parte del operador.</w:t>
      </w:r>
      <w:r w:rsidRPr="00805309">
        <w:rPr>
          <w:rFonts w:ascii="Century Gothic" w:hAnsi="Century Gothic"/>
          <w:noProof/>
          <w:sz w:val="18"/>
          <w:szCs w:val="18"/>
        </w:rPr>
        <w:t xml:space="preserve"> </w:t>
      </w:r>
    </w:p>
    <w:p w14:paraId="69CEA5C0" w14:textId="77777777" w:rsidR="00844CC6" w:rsidRPr="00805309" w:rsidRDefault="00844CC6" w:rsidP="00960D4A">
      <w:pPr>
        <w:jc w:val="both"/>
        <w:rPr>
          <w:rFonts w:ascii="Century Gothic" w:hAnsi="Century Gothic"/>
          <w:noProof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166E0CB2" wp14:editId="16E9BDA4">
            <wp:extent cx="6057900" cy="349885"/>
            <wp:effectExtent l="0" t="0" r="0" b="0"/>
            <wp:docPr id="1349978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309">
        <w:rPr>
          <w:rFonts w:ascii="Century Gothic" w:hAnsi="Century Gothic"/>
          <w:noProof/>
          <w:sz w:val="18"/>
          <w:szCs w:val="18"/>
        </w:rPr>
        <w:t xml:space="preserve"> </w:t>
      </w:r>
    </w:p>
    <w:p w14:paraId="37B99BC1" w14:textId="77777777" w:rsidR="00844CC6" w:rsidRPr="00805309" w:rsidRDefault="00844CC6" w:rsidP="00960D4A">
      <w:pPr>
        <w:jc w:val="both"/>
        <w:rPr>
          <w:rFonts w:ascii="Century Gothic" w:hAnsi="Century Gothic"/>
          <w:noProof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201D002A" wp14:editId="139C1EF5">
            <wp:extent cx="6057900" cy="1207135"/>
            <wp:effectExtent l="0" t="0" r="0" b="0"/>
            <wp:docPr id="1546637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7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0F41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675C4C5B" wp14:editId="5AEA3778">
            <wp:extent cx="6057900" cy="3486960"/>
            <wp:effectExtent l="0" t="0" r="0" b="0"/>
            <wp:docPr id="20326396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965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6"/>
                    <a:srcRect t="26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8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B3025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1A2B4C4" w14:textId="77777777" w:rsidR="00844CC6" w:rsidRPr="00805309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Verificación Rechazada</w:t>
      </w:r>
    </w:p>
    <w:p w14:paraId="29FD74F5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sz w:val="18"/>
          <w:szCs w:val="18"/>
        </w:rPr>
      </w:pPr>
    </w:p>
    <w:p w14:paraId="7B7CA5DB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Ingeniería (Telcel)</w:t>
      </w:r>
      <w:r w:rsidRPr="00805309">
        <w:rPr>
          <w:rFonts w:ascii="Century Gothic" w:hAnsi="Century Gothic" w:cs="Arial"/>
          <w:sz w:val="18"/>
          <w:szCs w:val="18"/>
        </w:rPr>
        <w:t xml:space="preserve"> acude al sitio a verificar la correcta ejecución del programa de Colocación. En caso de que la colocación no sea correcta, se selecciona la acción Rechazar solicitud.</w:t>
      </w:r>
    </w:p>
    <w:p w14:paraId="77F3AE01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5A67487C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47549B15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13CE4CE6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C68C5FB" w14:textId="77777777" w:rsidR="00960D4A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A801164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6E27EFAF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lastRenderedPageBreak/>
        <w:drawing>
          <wp:inline distT="0" distB="0" distL="0" distR="0" wp14:anchorId="665ECC76" wp14:editId="5DD6AAD9">
            <wp:extent cx="6057900" cy="300990"/>
            <wp:effectExtent l="0" t="0" r="0" b="3810"/>
            <wp:docPr id="24656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BEC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F653AD3" wp14:editId="398E6B06">
            <wp:extent cx="6057900" cy="4502150"/>
            <wp:effectExtent l="0" t="0" r="0" b="0"/>
            <wp:docPr id="44711785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17850" name="Imagen 1" descr="Interfaz de usuario gráfica, Aplicación, Word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D37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06642E77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Atiende correcciones de colocación</w:t>
      </w:r>
    </w:p>
    <w:p w14:paraId="4C5749A5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4BB1248B" w14:textId="4E0F24B3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El </w:t>
      </w:r>
      <w:ins w:id="214" w:author="Roberto Gzz" w:date="2026-01-29T19:02:00Z">
        <w:r w:rsidR="00811847">
          <w:rPr>
            <w:rFonts w:ascii="Century Gothic" w:hAnsi="Century Gothic" w:cs="Arial"/>
            <w:b/>
            <w:bCs/>
            <w:sz w:val="18"/>
            <w:szCs w:val="18"/>
          </w:rPr>
          <w:t>U</w:t>
        </w:r>
      </w:ins>
      <w:del w:id="215" w:author="Roberto Gzz" w:date="2026-01-29T19:02:00Z">
        <w:r w:rsidRPr="00805309" w:rsidDel="00811847">
          <w:rPr>
            <w:rFonts w:ascii="Century Gothic" w:hAnsi="Century Gothic" w:cs="Arial"/>
            <w:b/>
            <w:bCs/>
            <w:sz w:val="18"/>
            <w:szCs w:val="18"/>
          </w:rPr>
          <w:delText>u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suario </w:t>
      </w:r>
      <w:ins w:id="216" w:author="Roberto Gzz" w:date="2026-01-29T19:02:00Z">
        <w:r w:rsidR="00811847">
          <w:rPr>
            <w:rFonts w:ascii="Century Gothic" w:hAnsi="Century Gothic" w:cs="Arial"/>
            <w:b/>
            <w:bCs/>
            <w:sz w:val="18"/>
            <w:szCs w:val="18"/>
          </w:rPr>
          <w:t>O</w:t>
        </w:r>
      </w:ins>
      <w:del w:id="217" w:author="Roberto Gzz" w:date="2026-01-29T19:02:00Z">
        <w:r w:rsidRPr="00805309" w:rsidDel="00811847">
          <w:rPr>
            <w:rFonts w:ascii="Century Gothic" w:hAnsi="Century Gothic" w:cs="Arial"/>
            <w:b/>
            <w:bCs/>
            <w:sz w:val="18"/>
            <w:szCs w:val="18"/>
          </w:rPr>
          <w:delText>o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 xml:space="preserve">perador </w:t>
      </w:r>
      <w:ins w:id="218" w:author="Roberto Gzz" w:date="2026-01-29T19:02:00Z">
        <w:r w:rsidR="00811847">
          <w:rPr>
            <w:rFonts w:ascii="Century Gothic" w:hAnsi="Century Gothic" w:cs="Arial"/>
            <w:b/>
            <w:bCs/>
            <w:sz w:val="18"/>
            <w:szCs w:val="18"/>
          </w:rPr>
          <w:t>C</w:t>
        </w:r>
      </w:ins>
      <w:del w:id="219" w:author="Roberto Gzz" w:date="2026-01-29T19:02:00Z">
        <w:r w:rsidRPr="00805309" w:rsidDel="00811847">
          <w:rPr>
            <w:rFonts w:ascii="Century Gothic" w:hAnsi="Century Gothic" w:cs="Arial"/>
            <w:b/>
            <w:bCs/>
            <w:sz w:val="18"/>
            <w:szCs w:val="18"/>
          </w:rPr>
          <w:delText>c</w:delText>
        </w:r>
      </w:del>
      <w:r w:rsidRPr="00805309">
        <w:rPr>
          <w:rFonts w:ascii="Century Gothic" w:hAnsi="Century Gothic" w:cs="Arial"/>
          <w:b/>
          <w:bCs/>
          <w:sz w:val="18"/>
          <w:szCs w:val="18"/>
        </w:rPr>
        <w:t>oncesionario</w:t>
      </w:r>
      <w:r w:rsidRPr="00805309">
        <w:rPr>
          <w:rFonts w:ascii="Century Gothic" w:hAnsi="Century Gothic" w:cs="Arial"/>
          <w:sz w:val="18"/>
          <w:szCs w:val="18"/>
        </w:rPr>
        <w:t xml:space="preserve"> corrige la solicitud</w:t>
      </w:r>
      <w:r w:rsidRPr="00805309">
        <w:rPr>
          <w:rFonts w:ascii="Century Gothic" w:hAnsi="Century Gothic" w:cs="Arial"/>
          <w:b/>
          <w:bCs/>
          <w:sz w:val="18"/>
          <w:szCs w:val="18"/>
        </w:rPr>
        <w:t>.</w:t>
      </w:r>
    </w:p>
    <w:p w14:paraId="65D3CE06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27AC8BC4" wp14:editId="217A95BA">
            <wp:extent cx="6057900" cy="5382895"/>
            <wp:effectExtent l="0" t="0" r="0" b="8255"/>
            <wp:docPr id="17642238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38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9ABE" w14:textId="77777777" w:rsidR="00844CC6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lastRenderedPageBreak/>
        <w:drawing>
          <wp:inline distT="0" distB="0" distL="0" distR="0" wp14:anchorId="76CECAE5" wp14:editId="764ABA95">
            <wp:extent cx="5929575" cy="1320777"/>
            <wp:effectExtent l="0" t="0" r="0" b="0"/>
            <wp:docPr id="1000204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443" name="Imagen 1" descr="Tabla&#10;&#10;El contenido generado por IA puede ser incorrecto."/>
                    <pic:cNvPicPr/>
                  </pic:nvPicPr>
                  <pic:blipFill rotWithShape="1">
                    <a:blip r:embed="rId49"/>
                    <a:srcRect l="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02" cy="1348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2756" w14:textId="77777777" w:rsidR="00960D4A" w:rsidRPr="00805309" w:rsidRDefault="00960D4A" w:rsidP="00960D4A">
      <w:pPr>
        <w:jc w:val="both"/>
        <w:rPr>
          <w:rFonts w:ascii="Century Gothic" w:hAnsi="Century Gothic" w:cs="Arial"/>
          <w:sz w:val="18"/>
          <w:szCs w:val="18"/>
        </w:rPr>
      </w:pPr>
    </w:p>
    <w:p w14:paraId="7A8616E8" w14:textId="77777777" w:rsidR="00844CC6" w:rsidRDefault="00844CC6" w:rsidP="00960D4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805309">
        <w:rPr>
          <w:rFonts w:ascii="Century Gothic" w:hAnsi="Century Gothic" w:cs="Arial"/>
          <w:b/>
          <w:bCs/>
          <w:sz w:val="18"/>
          <w:szCs w:val="18"/>
        </w:rPr>
        <w:t>Solicitud finalizada</w:t>
      </w:r>
    </w:p>
    <w:p w14:paraId="0529CE7A" w14:textId="77777777" w:rsidR="00805309" w:rsidRPr="00805309" w:rsidRDefault="00805309" w:rsidP="00960D4A">
      <w:pPr>
        <w:pStyle w:val="Prrafodelista"/>
        <w:spacing w:after="0" w:line="240" w:lineRule="auto"/>
        <w:ind w:left="360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2FE2CC1A" w14:textId="77777777" w:rsidR="00844CC6" w:rsidRPr="00805309" w:rsidRDefault="00844CC6" w:rsidP="00960D4A">
      <w:pPr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sz w:val="18"/>
          <w:szCs w:val="18"/>
        </w:rPr>
        <w:t xml:space="preserve">En caso de que la Colocación se haya realizado de forma exitosa, Ingeniería procede al cierre de la solicitud, mediante la Acción </w:t>
      </w:r>
      <w:r w:rsidRPr="00805309">
        <w:rPr>
          <w:rFonts w:ascii="Century Gothic" w:hAnsi="Century Gothic" w:cs="Arial"/>
          <w:b/>
          <w:sz w:val="18"/>
          <w:szCs w:val="18"/>
        </w:rPr>
        <w:t>Aprobar Solicitud</w:t>
      </w:r>
      <w:r w:rsidRPr="00805309">
        <w:rPr>
          <w:rFonts w:ascii="Century Gothic" w:hAnsi="Century Gothic" w:cs="Arial"/>
          <w:sz w:val="18"/>
          <w:szCs w:val="18"/>
        </w:rPr>
        <w:t>, la cual dará fin al flujo de Obra Civil.</w:t>
      </w:r>
    </w:p>
    <w:p w14:paraId="2ABCDA9D" w14:textId="77777777" w:rsidR="00844CC6" w:rsidRPr="00805309" w:rsidRDefault="00844CC6" w:rsidP="00960D4A">
      <w:pPr>
        <w:tabs>
          <w:tab w:val="left" w:pos="7806"/>
        </w:tabs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/>
          <w:noProof/>
          <w:sz w:val="18"/>
          <w:szCs w:val="18"/>
          <w:lang w:eastAsia="es-MX"/>
        </w:rPr>
        <w:drawing>
          <wp:inline distT="0" distB="0" distL="0" distR="0" wp14:anchorId="2BE4EF06" wp14:editId="08B28DA1">
            <wp:extent cx="6057900" cy="300990"/>
            <wp:effectExtent l="0" t="0" r="0" b="3810"/>
            <wp:docPr id="203052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2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25B" w14:textId="77777777" w:rsidR="00844CC6" w:rsidRPr="00805309" w:rsidRDefault="00844CC6" w:rsidP="00960D4A">
      <w:pPr>
        <w:tabs>
          <w:tab w:val="left" w:pos="7806"/>
        </w:tabs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44F001CD" wp14:editId="4681E4AC">
            <wp:extent cx="6055995" cy="279884"/>
            <wp:effectExtent l="0" t="0" r="0" b="6350"/>
            <wp:docPr id="16817263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381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8"/>
                    <a:srcRect l="1348" t="9167" b="8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91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EE52C" w14:textId="77777777" w:rsidR="00844CC6" w:rsidRPr="00805309" w:rsidRDefault="00844CC6" w:rsidP="00960D4A">
      <w:pPr>
        <w:tabs>
          <w:tab w:val="left" w:pos="7806"/>
        </w:tabs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002E741A" wp14:editId="1128C637">
            <wp:extent cx="6057900" cy="670560"/>
            <wp:effectExtent l="0" t="0" r="0" b="0"/>
            <wp:docPr id="21164726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987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0"/>
                    <a:srcRect t="6085" b="7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ABA34" w14:textId="77777777" w:rsidR="00844CC6" w:rsidRPr="00805309" w:rsidRDefault="00844CC6" w:rsidP="00960D4A">
      <w:pPr>
        <w:tabs>
          <w:tab w:val="left" w:pos="7806"/>
        </w:tabs>
        <w:jc w:val="both"/>
        <w:rPr>
          <w:rFonts w:ascii="Century Gothic" w:hAnsi="Century Gothic" w:cs="Arial"/>
          <w:sz w:val="18"/>
          <w:szCs w:val="18"/>
        </w:rPr>
      </w:pPr>
      <w:r w:rsidRPr="00805309">
        <w:rPr>
          <w:rFonts w:ascii="Century Gothic" w:hAnsi="Century Gothic" w:cs="Arial"/>
          <w:noProof/>
          <w:sz w:val="18"/>
          <w:szCs w:val="18"/>
          <w:lang w:eastAsia="es-MX"/>
        </w:rPr>
        <w:drawing>
          <wp:inline distT="0" distB="0" distL="0" distR="0" wp14:anchorId="6448EB5F" wp14:editId="5C7A76FB">
            <wp:extent cx="6047715" cy="241751"/>
            <wp:effectExtent l="0" t="0" r="0" b="6350"/>
            <wp:docPr id="6074620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381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8"/>
                    <a:srcRect l="898" t="28592" b="66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465" cy="249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220D" w14:textId="77777777" w:rsidR="009E2784" w:rsidRPr="00844CC6" w:rsidRDefault="00844CC6" w:rsidP="00844CC6">
      <w:pPr>
        <w:jc w:val="center"/>
        <w:rPr>
          <w:rFonts w:ascii="Arial" w:hAnsi="Arial" w:cs="Arial"/>
        </w:rPr>
      </w:pPr>
      <w:r w:rsidRPr="00B74EA4">
        <w:rPr>
          <w:rFonts w:ascii="Arial" w:hAnsi="Arial" w:cs="Arial"/>
          <w:noProof/>
          <w:lang w:eastAsia="es-MX"/>
        </w:rPr>
        <w:lastRenderedPageBreak/>
        <w:drawing>
          <wp:inline distT="0" distB="0" distL="0" distR="0" wp14:anchorId="61335492" wp14:editId="094059A2">
            <wp:extent cx="6057900" cy="3321050"/>
            <wp:effectExtent l="0" t="0" r="0" b="0"/>
            <wp:docPr id="20358598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987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0"/>
                    <a:srcRect t="2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2784" w:rsidRPr="00844CC6">
      <w:headerReference w:type="default" r:id="rId51"/>
      <w:footerReference w:type="default" r:id="rId5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5A9D" w14:textId="77777777" w:rsidR="00D13203" w:rsidRDefault="00D13203" w:rsidP="00C40605">
      <w:pPr>
        <w:spacing w:after="0" w:line="240" w:lineRule="auto"/>
      </w:pPr>
      <w:r>
        <w:separator/>
      </w:r>
    </w:p>
  </w:endnote>
  <w:endnote w:type="continuationSeparator" w:id="0">
    <w:p w14:paraId="49040E36" w14:textId="77777777" w:rsidR="00D13203" w:rsidRDefault="00D13203" w:rsidP="00C40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942A" w14:textId="77777777" w:rsidR="00C40605" w:rsidRDefault="00C40605" w:rsidP="00C40605">
    <w:pPr>
      <w:pStyle w:val="Piedepgina"/>
      <w:jc w:val="center"/>
      <w:rPr>
        <w:rFonts w:ascii="Arial" w:hAnsi="Arial"/>
        <w:sz w:val="16"/>
      </w:rPr>
    </w:pPr>
  </w:p>
  <w:p w14:paraId="2948F72F" w14:textId="77777777" w:rsidR="00C40605" w:rsidRPr="002A04F5" w:rsidRDefault="00C40605" w:rsidP="00C40605">
    <w:pPr>
      <w:pStyle w:val="Piedepgina"/>
      <w:jc w:val="center"/>
      <w:rPr>
        <w:rFonts w:ascii="Arial" w:hAnsi="Arial"/>
        <w:sz w:val="16"/>
      </w:rPr>
    </w:pPr>
    <w:r w:rsidRPr="002A04F5">
      <w:rPr>
        <w:rFonts w:ascii="Arial" w:hAnsi="Arial"/>
        <w:sz w:val="16"/>
      </w:rPr>
      <w:t xml:space="preserve">Dirección de Informática </w:t>
    </w:r>
  </w:p>
  <w:p w14:paraId="6F3F9D70" w14:textId="77777777" w:rsidR="00C40605" w:rsidRDefault="00C40605" w:rsidP="00C40605">
    <w:pPr>
      <w:pStyle w:val="Piedepgina"/>
      <w:jc w:val="center"/>
      <w:rPr>
        <w:rFonts w:ascii="Arial" w:hAnsi="Arial"/>
        <w:sz w:val="16"/>
      </w:rPr>
    </w:pPr>
    <w:proofErr w:type="spellStart"/>
    <w:r w:rsidRPr="002A04F5">
      <w:rPr>
        <w:rFonts w:ascii="Arial" w:hAnsi="Arial"/>
        <w:sz w:val="16"/>
      </w:rPr>
      <w:t>Radiomóvil</w:t>
    </w:r>
    <w:proofErr w:type="spellEnd"/>
    <w:r w:rsidRPr="002A04F5">
      <w:rPr>
        <w:rFonts w:ascii="Arial" w:hAnsi="Arial"/>
        <w:sz w:val="16"/>
      </w:rPr>
      <w:t xml:space="preserve"> DIPSA S.A. de C.V.</w:t>
    </w:r>
  </w:p>
  <w:p w14:paraId="7687C9F2" w14:textId="77777777" w:rsidR="00C40605" w:rsidRDefault="00C40605" w:rsidP="00C40605">
    <w:pPr>
      <w:pStyle w:val="Piedepgina"/>
      <w:jc w:val="center"/>
      <w:rPr>
        <w:rFonts w:ascii="Arial" w:hAnsi="Arial"/>
        <w:sz w:val="16"/>
      </w:rPr>
    </w:pPr>
  </w:p>
  <w:p w14:paraId="525B3748" w14:textId="77777777" w:rsidR="00C40605" w:rsidRDefault="00C40605" w:rsidP="00C40605">
    <w:pPr>
      <w:pStyle w:val="Piedepgina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Uso Interno – Confidencial                    </w:t>
    </w:r>
    <w:r>
      <w:rPr>
        <w:rFonts w:ascii="Arial" w:hAnsi="Arial" w:cs="Arial"/>
        <w:sz w:val="12"/>
      </w:rPr>
      <w:tab/>
      <w:t xml:space="preserve">                                    </w:t>
    </w:r>
    <w:r>
      <w:rPr>
        <w:rFonts w:ascii="Arial" w:hAnsi="Arial" w:cs="Arial"/>
        <w:sz w:val="12"/>
      </w:rPr>
      <w:tab/>
      <w:t xml:space="preserve">                                                                         </w:t>
    </w:r>
    <w:r w:rsidRPr="00791B71">
      <w:rPr>
        <w:rFonts w:ascii="Arial" w:hAnsi="Arial" w:cs="Arial"/>
        <w:sz w:val="12"/>
      </w:rPr>
      <w:t>F-00.04.0A.02.00-006</w:t>
    </w:r>
  </w:p>
  <w:p w14:paraId="1064B46E" w14:textId="77777777" w:rsidR="00C40605" w:rsidRDefault="00C40605" w:rsidP="00C40605">
    <w:pPr>
      <w:pStyle w:val="Piedepgina"/>
      <w:rPr>
        <w:rFonts w:ascii="Arial" w:hAnsi="Arial" w:cs="Arial"/>
        <w:sz w:val="12"/>
      </w:rPr>
    </w:pPr>
  </w:p>
  <w:p w14:paraId="026A8953" w14:textId="77777777" w:rsidR="00C40605" w:rsidRDefault="00C40605" w:rsidP="00C40605">
    <w:pPr>
      <w:pStyle w:val="Piedepgina"/>
      <w:rPr>
        <w:rFonts w:ascii="Arial" w:hAnsi="Arial"/>
        <w:sz w:val="16"/>
      </w:rPr>
    </w:pPr>
  </w:p>
  <w:p w14:paraId="4C22F2D1" w14:textId="77777777" w:rsidR="00C40605" w:rsidRDefault="00C40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75B2" w14:textId="77777777" w:rsidR="00D13203" w:rsidRDefault="00D13203" w:rsidP="00C40605">
      <w:pPr>
        <w:spacing w:after="0" w:line="240" w:lineRule="auto"/>
      </w:pPr>
      <w:r>
        <w:separator/>
      </w:r>
    </w:p>
  </w:footnote>
  <w:footnote w:type="continuationSeparator" w:id="0">
    <w:p w14:paraId="501727C3" w14:textId="77777777" w:rsidR="00D13203" w:rsidRDefault="00D13203" w:rsidP="00C40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823"/>
      <w:gridCol w:w="3115"/>
      <w:gridCol w:w="1535"/>
      <w:gridCol w:w="1421"/>
      <w:gridCol w:w="944"/>
    </w:tblGrid>
    <w:tr w:rsidR="00C40605" w:rsidRPr="00B651FC" w14:paraId="754B42A8" w14:textId="77777777" w:rsidTr="006928F4">
      <w:tc>
        <w:tcPr>
          <w:tcW w:w="2093" w:type="dxa"/>
          <w:tcBorders>
            <w:bottom w:val="single" w:sz="4" w:space="0" w:color="auto"/>
          </w:tcBorders>
          <w:vAlign w:val="center"/>
        </w:tcPr>
        <w:p w14:paraId="6A221B53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  <w:r>
            <w:rPr>
              <w:noProof/>
              <w:lang w:eastAsia="es-MX"/>
            </w:rPr>
            <w:drawing>
              <wp:anchor distT="0" distB="0" distL="114300" distR="114300" simplePos="0" relativeHeight="251654144" behindDoc="0" locked="0" layoutInCell="1" allowOverlap="1" wp14:anchorId="790FFA5D" wp14:editId="7504B53F">
                <wp:simplePos x="0" y="0"/>
                <wp:positionH relativeFrom="column">
                  <wp:posOffset>-54610</wp:posOffset>
                </wp:positionH>
                <wp:positionV relativeFrom="paragraph">
                  <wp:posOffset>113030</wp:posOffset>
                </wp:positionV>
                <wp:extent cx="1146810" cy="332740"/>
                <wp:effectExtent l="0" t="0" r="0" b="0"/>
                <wp:wrapNone/>
                <wp:docPr id="2" name="Imagen 2" descr="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442" w:type="dxa"/>
          <w:tcBorders>
            <w:bottom w:val="single" w:sz="4" w:space="0" w:color="auto"/>
          </w:tcBorders>
          <w:vAlign w:val="center"/>
        </w:tcPr>
        <w:p w14:paraId="397F35C4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2"/>
              <w:szCs w:val="22"/>
            </w:rPr>
          </w:pPr>
          <w:r w:rsidRPr="00805309">
            <w:rPr>
              <w:rFonts w:ascii="Century Gothic" w:eastAsia="Calibri" w:hAnsi="Century Gothic"/>
              <w:b/>
              <w:sz w:val="18"/>
              <w:szCs w:val="22"/>
              <w:lang w:val="es-ES_tradnl"/>
            </w:rPr>
            <w:t>ANÁLISIS DE IMPACTO</w:t>
          </w:r>
        </w:p>
      </w:tc>
      <w:tc>
        <w:tcPr>
          <w:tcW w:w="3177" w:type="dxa"/>
          <w:gridSpan w:val="2"/>
          <w:tcBorders>
            <w:bottom w:val="single" w:sz="4" w:space="0" w:color="auto"/>
          </w:tcBorders>
          <w:vAlign w:val="center"/>
        </w:tcPr>
        <w:p w14:paraId="603E7F49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6"/>
              <w:szCs w:val="16"/>
            </w:rPr>
          </w:pPr>
          <w:r w:rsidRPr="00805309">
            <w:rPr>
              <w:rFonts w:ascii="Century Gothic" w:hAnsi="Century Gothic" w:cs="Arial"/>
              <w:position w:val="-4"/>
              <w:sz w:val="16"/>
              <w:szCs w:val="16"/>
            </w:rPr>
            <w:t>APP1077-SISTEMA ELECTRONICO DE GESTION INFRAESTRUCTURA</w:t>
          </w:r>
        </w:p>
        <w:p w14:paraId="58A6009D" w14:textId="77777777" w:rsidR="00C40605" w:rsidRPr="00805309" w:rsidRDefault="00C40605" w:rsidP="00C40605">
          <w:pPr>
            <w:pStyle w:val="Encabezado"/>
            <w:rPr>
              <w:rFonts w:ascii="Century Gothic" w:hAnsi="Century Gothic" w:cs="Arial"/>
              <w:position w:val="-4"/>
              <w:sz w:val="16"/>
              <w:szCs w:val="16"/>
            </w:rPr>
          </w:pPr>
          <w:r w:rsidRPr="00805309">
            <w:rPr>
              <w:rFonts w:ascii="Century Gothic" w:hAnsi="Century Gothic" w:cs="Arial"/>
              <w:position w:val="-4"/>
              <w:sz w:val="16"/>
              <w:szCs w:val="16"/>
            </w:rPr>
            <w:t>562039</w:t>
          </w:r>
        </w:p>
        <w:p w14:paraId="737272DB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2"/>
              <w:szCs w:val="22"/>
            </w:rPr>
          </w:pPr>
          <w:r w:rsidRPr="00805309">
            <w:rPr>
              <w:rFonts w:ascii="Century Gothic" w:hAnsi="Century Gothic" w:cs="Arial"/>
              <w:position w:val="-4"/>
              <w:sz w:val="16"/>
              <w:szCs w:val="16"/>
            </w:rPr>
            <w:t>ELABORACION DE SISTEMA ELECTRONICO DE GESTION (SEG) TELCEL PARA COMPARTICION DE TORRES / FASE 2</w:t>
          </w:r>
        </w:p>
      </w:tc>
      <w:tc>
        <w:tcPr>
          <w:tcW w:w="1044" w:type="dxa"/>
          <w:tcBorders>
            <w:bottom w:val="single" w:sz="4" w:space="0" w:color="auto"/>
          </w:tcBorders>
          <w:vAlign w:val="center"/>
        </w:tcPr>
        <w:p w14:paraId="08AD2403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  <w:r w:rsidRPr="00B651FC">
            <w:rPr>
              <w:rFonts w:ascii="Arial" w:hAnsi="Arial" w:cs="Arial"/>
              <w:sz w:val="18"/>
              <w:lang w:val="en-GB"/>
            </w:rPr>
            <w:fldChar w:fldCharType="begin"/>
          </w:r>
          <w:r w:rsidRPr="00B651FC">
            <w:rPr>
              <w:rFonts w:ascii="Arial" w:hAnsi="Arial" w:cs="Arial"/>
              <w:sz w:val="18"/>
              <w:lang w:val="en-GB"/>
            </w:rPr>
            <w:instrText>\PAGE</w:instrText>
          </w:r>
          <w:r w:rsidRPr="00B651FC">
            <w:rPr>
              <w:rFonts w:ascii="Arial" w:hAnsi="Arial" w:cs="Arial"/>
              <w:sz w:val="18"/>
              <w:lang w:val="en-GB"/>
            </w:rPr>
            <w:fldChar w:fldCharType="separate"/>
          </w:r>
          <w:r w:rsidR="0036104A">
            <w:rPr>
              <w:rFonts w:ascii="Arial" w:hAnsi="Arial" w:cs="Arial"/>
              <w:noProof/>
              <w:sz w:val="18"/>
              <w:lang w:val="en-GB"/>
            </w:rPr>
            <w:t>1</w:t>
          </w:r>
          <w:r w:rsidRPr="00B651FC">
            <w:rPr>
              <w:rFonts w:ascii="Arial" w:hAnsi="Arial" w:cs="Arial"/>
              <w:sz w:val="18"/>
              <w:lang w:val="en-GB"/>
            </w:rPr>
            <w:fldChar w:fldCharType="end"/>
          </w:r>
          <w:r w:rsidRPr="00B651FC">
            <w:rPr>
              <w:rFonts w:ascii="Arial" w:hAnsi="Arial" w:cs="Arial"/>
              <w:lang w:val="en-GB"/>
            </w:rPr>
            <w:t xml:space="preserve"> (</w:t>
          </w:r>
          <w:r w:rsidRPr="00B651FC">
            <w:rPr>
              <w:rFonts w:ascii="Arial" w:hAnsi="Arial" w:cs="Arial"/>
              <w:lang w:val="en-GB"/>
            </w:rPr>
            <w:fldChar w:fldCharType="begin"/>
          </w:r>
          <w:r w:rsidRPr="00B651FC">
            <w:rPr>
              <w:rFonts w:ascii="Arial" w:hAnsi="Arial" w:cs="Arial"/>
              <w:lang w:val="en-GB"/>
            </w:rPr>
            <w:instrText>\NUMPAGES</w:instrText>
          </w:r>
          <w:r w:rsidRPr="00B651FC">
            <w:rPr>
              <w:rFonts w:ascii="Arial" w:hAnsi="Arial" w:cs="Arial"/>
              <w:lang w:val="en-GB"/>
            </w:rPr>
            <w:fldChar w:fldCharType="separate"/>
          </w:r>
          <w:r w:rsidR="0036104A">
            <w:rPr>
              <w:rFonts w:ascii="Arial" w:hAnsi="Arial" w:cs="Arial"/>
              <w:noProof/>
              <w:lang w:val="en-GB"/>
            </w:rPr>
            <w:t>38</w:t>
          </w:r>
          <w:r w:rsidRPr="00B651FC">
            <w:rPr>
              <w:rFonts w:ascii="Arial" w:hAnsi="Arial" w:cs="Arial"/>
              <w:lang w:val="en-GB"/>
            </w:rPr>
            <w:fldChar w:fldCharType="end"/>
          </w:r>
          <w:r w:rsidRPr="00B651FC">
            <w:rPr>
              <w:rFonts w:ascii="Arial" w:hAnsi="Arial" w:cs="Arial"/>
              <w:lang w:val="en-GB"/>
            </w:rPr>
            <w:t>)</w:t>
          </w:r>
        </w:p>
      </w:tc>
    </w:tr>
    <w:tr w:rsidR="00C40605" w:rsidRPr="00B651FC" w14:paraId="644E838B" w14:textId="77777777" w:rsidTr="006928F4">
      <w:tc>
        <w:tcPr>
          <w:tcW w:w="2093" w:type="dxa"/>
          <w:tcBorders>
            <w:top w:val="single" w:sz="4" w:space="0" w:color="auto"/>
          </w:tcBorders>
          <w:vAlign w:val="center"/>
        </w:tcPr>
        <w:p w14:paraId="63491061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3442" w:type="dxa"/>
          <w:tcBorders>
            <w:top w:val="single" w:sz="4" w:space="0" w:color="auto"/>
          </w:tcBorders>
          <w:vAlign w:val="center"/>
        </w:tcPr>
        <w:p w14:paraId="05064211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4"/>
              <w:szCs w:val="14"/>
            </w:rPr>
          </w:pPr>
          <w:r w:rsidRPr="00805309">
            <w:rPr>
              <w:rFonts w:ascii="Century Gothic" w:eastAsia="Calibri" w:hAnsi="Century Gothic" w:cs="Arial"/>
              <w:sz w:val="14"/>
              <w:szCs w:val="14"/>
            </w:rPr>
            <w:t>Preparado por:</w:t>
          </w:r>
        </w:p>
      </w:tc>
      <w:tc>
        <w:tcPr>
          <w:tcW w:w="3177" w:type="dxa"/>
          <w:gridSpan w:val="2"/>
          <w:tcBorders>
            <w:top w:val="single" w:sz="4" w:space="0" w:color="auto"/>
          </w:tcBorders>
          <w:vAlign w:val="center"/>
        </w:tcPr>
        <w:p w14:paraId="5C213E12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4"/>
              <w:szCs w:val="14"/>
            </w:rPr>
          </w:pPr>
          <w:r w:rsidRPr="00805309">
            <w:rPr>
              <w:rFonts w:ascii="Century Gothic" w:eastAsia="Calibri" w:hAnsi="Century Gothic" w:cs="Arial"/>
              <w:sz w:val="14"/>
              <w:szCs w:val="14"/>
            </w:rPr>
            <w:t>Número de Documento</w:t>
          </w:r>
        </w:p>
      </w:tc>
      <w:tc>
        <w:tcPr>
          <w:tcW w:w="1044" w:type="dxa"/>
          <w:tcBorders>
            <w:top w:val="single" w:sz="4" w:space="0" w:color="auto"/>
          </w:tcBorders>
          <w:vAlign w:val="center"/>
        </w:tcPr>
        <w:p w14:paraId="025725B7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12"/>
              <w:szCs w:val="22"/>
            </w:rPr>
          </w:pPr>
        </w:p>
      </w:tc>
    </w:tr>
    <w:tr w:rsidR="00C40605" w:rsidRPr="00B651FC" w14:paraId="7D1579D0" w14:textId="77777777" w:rsidTr="006928F4">
      <w:tc>
        <w:tcPr>
          <w:tcW w:w="2093" w:type="dxa"/>
          <w:tcBorders>
            <w:bottom w:val="single" w:sz="4" w:space="0" w:color="auto"/>
          </w:tcBorders>
          <w:vAlign w:val="center"/>
        </w:tcPr>
        <w:p w14:paraId="33194FD4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3442" w:type="dxa"/>
          <w:tcBorders>
            <w:bottom w:val="single" w:sz="4" w:space="0" w:color="auto"/>
          </w:tcBorders>
          <w:vAlign w:val="center"/>
        </w:tcPr>
        <w:p w14:paraId="6D184ACF" w14:textId="77777777" w:rsidR="00C40605" w:rsidRPr="00805309" w:rsidRDefault="00C40605" w:rsidP="00C40605">
          <w:pPr>
            <w:pStyle w:val="Encabezado"/>
            <w:rPr>
              <w:rFonts w:ascii="Century Gothic" w:hAnsi="Century Gothic"/>
              <w:position w:val="-4"/>
              <w:sz w:val="18"/>
              <w:szCs w:val="18"/>
              <w:lang w:val="es-ES"/>
            </w:rPr>
          </w:pPr>
          <w:r w:rsidRPr="00805309">
            <w:rPr>
              <w:rFonts w:ascii="Century Gothic" w:hAnsi="Century Gothic"/>
              <w:position w:val="-4"/>
              <w:sz w:val="18"/>
              <w:szCs w:val="18"/>
              <w:lang w:val="es-ES"/>
            </w:rPr>
            <w:t>Froylan Emanuel Quintos Villazana</w:t>
          </w:r>
        </w:p>
      </w:tc>
      <w:tc>
        <w:tcPr>
          <w:tcW w:w="3177" w:type="dxa"/>
          <w:gridSpan w:val="2"/>
          <w:tcBorders>
            <w:bottom w:val="single" w:sz="4" w:space="0" w:color="auto"/>
          </w:tcBorders>
          <w:vAlign w:val="center"/>
        </w:tcPr>
        <w:p w14:paraId="57FADC63" w14:textId="77777777" w:rsidR="00C40605" w:rsidRPr="00805309" w:rsidRDefault="00C40605" w:rsidP="00C40605">
          <w:pPr>
            <w:pStyle w:val="Encabezado"/>
            <w:rPr>
              <w:rFonts w:ascii="Century Gothic" w:hAnsi="Century Gothic" w:cs="Arial"/>
              <w:position w:val="-4"/>
              <w:sz w:val="18"/>
              <w:szCs w:val="18"/>
              <w:lang w:val="en-GB"/>
            </w:rPr>
          </w:pPr>
          <w:r w:rsidRPr="00805309">
            <w:rPr>
              <w:rFonts w:ascii="Century Gothic" w:hAnsi="Century Gothic" w:cs="Arial"/>
              <w:position w:val="-4"/>
              <w:sz w:val="18"/>
              <w:szCs w:val="18"/>
              <w:lang w:val="en-GB"/>
            </w:rPr>
            <w:t>SOSAM/AI/2025-562039</w:t>
          </w:r>
        </w:p>
      </w:tc>
      <w:tc>
        <w:tcPr>
          <w:tcW w:w="1044" w:type="dxa"/>
          <w:tcBorders>
            <w:bottom w:val="single" w:sz="4" w:space="0" w:color="auto"/>
          </w:tcBorders>
          <w:vAlign w:val="center"/>
        </w:tcPr>
        <w:p w14:paraId="4DE59F1A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</w:tr>
    <w:tr w:rsidR="00C40605" w:rsidRPr="00B651FC" w14:paraId="6B2FF728" w14:textId="77777777" w:rsidTr="006928F4">
      <w:tc>
        <w:tcPr>
          <w:tcW w:w="2093" w:type="dxa"/>
          <w:tcBorders>
            <w:top w:val="single" w:sz="4" w:space="0" w:color="auto"/>
          </w:tcBorders>
          <w:vAlign w:val="center"/>
        </w:tcPr>
        <w:p w14:paraId="3BEF2ACE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3442" w:type="dxa"/>
          <w:tcBorders>
            <w:top w:val="single" w:sz="4" w:space="0" w:color="auto"/>
          </w:tcBorders>
          <w:vAlign w:val="center"/>
        </w:tcPr>
        <w:p w14:paraId="6149FF9E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4"/>
              <w:szCs w:val="14"/>
            </w:rPr>
          </w:pPr>
          <w:r w:rsidRPr="00805309">
            <w:rPr>
              <w:rFonts w:ascii="Century Gothic" w:eastAsia="Calibri" w:hAnsi="Century Gothic" w:cs="Arial"/>
              <w:sz w:val="14"/>
              <w:szCs w:val="14"/>
            </w:rPr>
            <w:t>Aprobado por:</w:t>
          </w:r>
        </w:p>
      </w:tc>
      <w:tc>
        <w:tcPr>
          <w:tcW w:w="1596" w:type="dxa"/>
          <w:tcBorders>
            <w:top w:val="single" w:sz="4" w:space="0" w:color="auto"/>
          </w:tcBorders>
          <w:vAlign w:val="center"/>
        </w:tcPr>
        <w:p w14:paraId="6EE047FB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4"/>
              <w:szCs w:val="14"/>
            </w:rPr>
          </w:pPr>
          <w:r w:rsidRPr="00805309">
            <w:rPr>
              <w:rFonts w:ascii="Century Gothic" w:eastAsia="Calibri" w:hAnsi="Century Gothic" w:cs="Arial"/>
              <w:sz w:val="14"/>
              <w:szCs w:val="14"/>
            </w:rPr>
            <w:t>Fecha</w:t>
          </w:r>
        </w:p>
      </w:tc>
      <w:tc>
        <w:tcPr>
          <w:tcW w:w="1581" w:type="dxa"/>
          <w:tcBorders>
            <w:top w:val="single" w:sz="4" w:space="0" w:color="auto"/>
          </w:tcBorders>
          <w:vAlign w:val="center"/>
        </w:tcPr>
        <w:p w14:paraId="2D36647E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4"/>
              <w:szCs w:val="14"/>
            </w:rPr>
          </w:pPr>
          <w:r w:rsidRPr="00805309">
            <w:rPr>
              <w:rFonts w:ascii="Century Gothic" w:eastAsia="Calibri" w:hAnsi="Century Gothic" w:cs="Arial"/>
              <w:sz w:val="14"/>
              <w:szCs w:val="14"/>
            </w:rPr>
            <w:t>Rev</w:t>
          </w:r>
        </w:p>
      </w:tc>
      <w:tc>
        <w:tcPr>
          <w:tcW w:w="1044" w:type="dxa"/>
          <w:tcBorders>
            <w:top w:val="single" w:sz="4" w:space="0" w:color="auto"/>
          </w:tcBorders>
          <w:vAlign w:val="center"/>
        </w:tcPr>
        <w:p w14:paraId="1AB9F670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</w:tr>
    <w:tr w:rsidR="00C40605" w:rsidRPr="00B651FC" w14:paraId="6B92C97D" w14:textId="77777777" w:rsidTr="006928F4">
      <w:trPr>
        <w:trHeight w:val="183"/>
      </w:trPr>
      <w:tc>
        <w:tcPr>
          <w:tcW w:w="2093" w:type="dxa"/>
          <w:tcBorders>
            <w:bottom w:val="single" w:sz="4" w:space="0" w:color="auto"/>
          </w:tcBorders>
          <w:vAlign w:val="center"/>
        </w:tcPr>
        <w:p w14:paraId="2A29BCE2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16"/>
              <w:szCs w:val="22"/>
            </w:rPr>
          </w:pPr>
        </w:p>
      </w:tc>
      <w:tc>
        <w:tcPr>
          <w:tcW w:w="3442" w:type="dxa"/>
          <w:tcBorders>
            <w:bottom w:val="single" w:sz="4" w:space="0" w:color="auto"/>
          </w:tcBorders>
          <w:vAlign w:val="center"/>
        </w:tcPr>
        <w:p w14:paraId="1E3FED9D" w14:textId="77777777" w:rsidR="00C40605" w:rsidRPr="00805309" w:rsidRDefault="00805309" w:rsidP="00C40605">
          <w:pPr>
            <w:pStyle w:val="Encabezado"/>
            <w:rPr>
              <w:rFonts w:ascii="Century Gothic" w:hAnsi="Century Gothic"/>
              <w:position w:val="-4"/>
              <w:sz w:val="18"/>
              <w:szCs w:val="18"/>
              <w:lang w:val="es-ES_tradnl"/>
            </w:rPr>
          </w:pPr>
          <w:r w:rsidRPr="00805309">
            <w:rPr>
              <w:rFonts w:ascii="Century Gothic" w:hAnsi="Century Gothic"/>
              <w:position w:val="-4"/>
              <w:sz w:val="18"/>
              <w:szCs w:val="18"/>
              <w:lang w:val="es-ES_tradnl"/>
            </w:rPr>
            <w:t>Iván Hernández Ortiz</w:t>
          </w: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158B6CC4" w14:textId="77777777" w:rsidR="00C40605" w:rsidRPr="00805309" w:rsidRDefault="00C40605" w:rsidP="00C40605">
          <w:pPr>
            <w:pStyle w:val="Encabezado"/>
            <w:rPr>
              <w:rFonts w:ascii="Century Gothic" w:hAnsi="Century Gothic"/>
              <w:position w:val="-4"/>
              <w:sz w:val="18"/>
              <w:szCs w:val="18"/>
              <w:lang w:val="es-ES_tradnl"/>
            </w:rPr>
          </w:pPr>
          <w:r w:rsidRPr="00805309">
            <w:rPr>
              <w:rFonts w:ascii="Century Gothic" w:hAnsi="Century Gothic" w:cs="Arial"/>
              <w:position w:val="-4"/>
              <w:sz w:val="18"/>
              <w:szCs w:val="18"/>
              <w:lang w:val="en-GB"/>
            </w:rPr>
            <w:t>2025/10/08</w:t>
          </w:r>
        </w:p>
      </w:tc>
      <w:tc>
        <w:tcPr>
          <w:tcW w:w="1581" w:type="dxa"/>
          <w:tcBorders>
            <w:bottom w:val="single" w:sz="4" w:space="0" w:color="auto"/>
          </w:tcBorders>
          <w:vAlign w:val="center"/>
        </w:tcPr>
        <w:p w14:paraId="20D84EAE" w14:textId="77777777" w:rsidR="00C40605" w:rsidRPr="00805309" w:rsidRDefault="00C40605" w:rsidP="00C40605">
          <w:pPr>
            <w:pStyle w:val="Encabezado"/>
            <w:rPr>
              <w:rFonts w:ascii="Century Gothic" w:eastAsia="Calibri" w:hAnsi="Century Gothic" w:cs="Arial"/>
              <w:sz w:val="18"/>
              <w:szCs w:val="18"/>
            </w:rPr>
          </w:pPr>
          <w:r w:rsidRPr="00805309">
            <w:rPr>
              <w:rFonts w:ascii="Century Gothic" w:eastAsia="Calibri" w:hAnsi="Century Gothic" w:cs="Arial"/>
              <w:sz w:val="18"/>
              <w:szCs w:val="18"/>
            </w:rPr>
            <w:t>1</w:t>
          </w:r>
        </w:p>
      </w:tc>
      <w:tc>
        <w:tcPr>
          <w:tcW w:w="1044" w:type="dxa"/>
          <w:tcBorders>
            <w:bottom w:val="single" w:sz="4" w:space="0" w:color="auto"/>
          </w:tcBorders>
          <w:vAlign w:val="center"/>
        </w:tcPr>
        <w:p w14:paraId="254F3AE2" w14:textId="77777777" w:rsidR="00C40605" w:rsidRPr="00B651FC" w:rsidRDefault="00C40605" w:rsidP="00C40605">
          <w:pPr>
            <w:pStyle w:val="Encabezado"/>
            <w:rPr>
              <w:rFonts w:ascii="Arial" w:eastAsia="Calibri" w:hAnsi="Arial" w:cs="Arial"/>
              <w:sz w:val="22"/>
              <w:szCs w:val="22"/>
            </w:rPr>
          </w:pPr>
        </w:p>
      </w:tc>
    </w:tr>
  </w:tbl>
  <w:p w14:paraId="7948B4FF" w14:textId="77777777" w:rsidR="00C40605" w:rsidRDefault="00C406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191"/>
    <w:multiLevelType w:val="multilevel"/>
    <w:tmpl w:val="91AA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A56"/>
    <w:multiLevelType w:val="multilevel"/>
    <w:tmpl w:val="2B8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A152B"/>
    <w:multiLevelType w:val="multilevel"/>
    <w:tmpl w:val="7BA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8E06C9"/>
    <w:multiLevelType w:val="multilevel"/>
    <w:tmpl w:val="D75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DF678E"/>
    <w:multiLevelType w:val="hybridMultilevel"/>
    <w:tmpl w:val="2E26B8A0"/>
    <w:lvl w:ilvl="0" w:tplc="89E480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AF4B5D"/>
    <w:multiLevelType w:val="multilevel"/>
    <w:tmpl w:val="E9F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373037">
    <w:abstractNumId w:val="0"/>
  </w:num>
  <w:num w:numId="2" w16cid:durableId="1098257106">
    <w:abstractNumId w:val="1"/>
  </w:num>
  <w:num w:numId="3" w16cid:durableId="1746680556">
    <w:abstractNumId w:val="5"/>
  </w:num>
  <w:num w:numId="4" w16cid:durableId="1761215613">
    <w:abstractNumId w:val="3"/>
  </w:num>
  <w:num w:numId="5" w16cid:durableId="174266935">
    <w:abstractNumId w:val="2"/>
  </w:num>
  <w:num w:numId="6" w16cid:durableId="541869128">
    <w:abstractNumId w:val="4"/>
  </w:num>
  <w:num w:numId="7" w16cid:durableId="11601226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o Gzz">
    <w15:presenceInfo w15:providerId="None" w15:userId="Roberto Gz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605"/>
    <w:rsid w:val="00033468"/>
    <w:rsid w:val="0007550D"/>
    <w:rsid w:val="000B1757"/>
    <w:rsid w:val="000C7A4E"/>
    <w:rsid w:val="001246DA"/>
    <w:rsid w:val="00147AF0"/>
    <w:rsid w:val="00183FBB"/>
    <w:rsid w:val="001C60B9"/>
    <w:rsid w:val="001D1919"/>
    <w:rsid w:val="00220FFF"/>
    <w:rsid w:val="002370F9"/>
    <w:rsid w:val="002A7096"/>
    <w:rsid w:val="002C456F"/>
    <w:rsid w:val="002E56D5"/>
    <w:rsid w:val="0032144D"/>
    <w:rsid w:val="003467A3"/>
    <w:rsid w:val="0036104A"/>
    <w:rsid w:val="003B7A1E"/>
    <w:rsid w:val="003C2B88"/>
    <w:rsid w:val="0042778E"/>
    <w:rsid w:val="00462EBA"/>
    <w:rsid w:val="004658A4"/>
    <w:rsid w:val="0049368E"/>
    <w:rsid w:val="004A086E"/>
    <w:rsid w:val="004B2246"/>
    <w:rsid w:val="004B2659"/>
    <w:rsid w:val="00505235"/>
    <w:rsid w:val="00571CE4"/>
    <w:rsid w:val="0058295C"/>
    <w:rsid w:val="005A5330"/>
    <w:rsid w:val="005A6CB4"/>
    <w:rsid w:val="0063398D"/>
    <w:rsid w:val="006358A0"/>
    <w:rsid w:val="006577F4"/>
    <w:rsid w:val="0066651A"/>
    <w:rsid w:val="00722E0D"/>
    <w:rsid w:val="00760923"/>
    <w:rsid w:val="007A1DE7"/>
    <w:rsid w:val="007A7404"/>
    <w:rsid w:val="007F0F71"/>
    <w:rsid w:val="007F2B7C"/>
    <w:rsid w:val="007F6805"/>
    <w:rsid w:val="00805309"/>
    <w:rsid w:val="00811847"/>
    <w:rsid w:val="00844CC6"/>
    <w:rsid w:val="00845477"/>
    <w:rsid w:val="00852BC2"/>
    <w:rsid w:val="00876C4D"/>
    <w:rsid w:val="008B1418"/>
    <w:rsid w:val="00927F06"/>
    <w:rsid w:val="0093119F"/>
    <w:rsid w:val="009374A4"/>
    <w:rsid w:val="00941219"/>
    <w:rsid w:val="00960D4A"/>
    <w:rsid w:val="00971937"/>
    <w:rsid w:val="009B7C76"/>
    <w:rsid w:val="009E2784"/>
    <w:rsid w:val="00A46EDE"/>
    <w:rsid w:val="00A5719D"/>
    <w:rsid w:val="00A71B1B"/>
    <w:rsid w:val="00AD23D8"/>
    <w:rsid w:val="00AD2DD8"/>
    <w:rsid w:val="00B40097"/>
    <w:rsid w:val="00B70F0B"/>
    <w:rsid w:val="00B71B2C"/>
    <w:rsid w:val="00B80C4B"/>
    <w:rsid w:val="00BC681D"/>
    <w:rsid w:val="00BD0FD5"/>
    <w:rsid w:val="00BF60B8"/>
    <w:rsid w:val="00C2596E"/>
    <w:rsid w:val="00C40605"/>
    <w:rsid w:val="00C875CA"/>
    <w:rsid w:val="00C9733B"/>
    <w:rsid w:val="00D01C56"/>
    <w:rsid w:val="00D04989"/>
    <w:rsid w:val="00D13203"/>
    <w:rsid w:val="00D42FBB"/>
    <w:rsid w:val="00DB33B2"/>
    <w:rsid w:val="00DB483E"/>
    <w:rsid w:val="00DD15F9"/>
    <w:rsid w:val="00E0630B"/>
    <w:rsid w:val="00E67AF1"/>
    <w:rsid w:val="00EB1836"/>
    <w:rsid w:val="00EB3BE1"/>
    <w:rsid w:val="00EC5DF6"/>
    <w:rsid w:val="00F07396"/>
    <w:rsid w:val="00F54FF0"/>
    <w:rsid w:val="00F76B4E"/>
    <w:rsid w:val="00F80ECD"/>
    <w:rsid w:val="00F97207"/>
    <w:rsid w:val="00F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340E"/>
  <w15:chartTrackingRefBased/>
  <w15:docId w15:val="{0152C840-87CC-40A7-973C-26A18745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C4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C4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6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C406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40605"/>
  </w:style>
  <w:style w:type="paragraph" w:styleId="Piedepgina">
    <w:name w:val="footer"/>
    <w:basedOn w:val="Normal"/>
    <w:link w:val="PiedepginaCar"/>
    <w:unhideWhenUsed/>
    <w:rsid w:val="00C406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40605"/>
  </w:style>
  <w:style w:type="character" w:styleId="Refdecomentario">
    <w:name w:val="annotation reference"/>
    <w:rsid w:val="00EB1836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B1836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rsid w:val="00EB1836"/>
    <w:rPr>
      <w:rFonts w:ascii="Arial" w:eastAsia="Times New Roman" w:hAnsi="Arial" w:cs="Times New Roman"/>
      <w:kern w:val="0"/>
      <w:sz w:val="20"/>
      <w:szCs w:val="20"/>
      <w14:ligatures w14:val="none"/>
    </w:rPr>
  </w:style>
  <w:style w:type="table" w:styleId="Tablaconcuadrcula">
    <w:name w:val="Table Grid"/>
    <w:basedOn w:val="Tablanormal"/>
    <w:uiPriority w:val="59"/>
    <w:rsid w:val="0084547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05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5309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AD23D8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4989"/>
    <w:pPr>
      <w:spacing w:after="160"/>
      <w:jc w:val="left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4989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5DED4-C290-417E-B119-FF9118A50D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1097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Froylan Emanuel Quintos Villazana</dc:creator>
  <cp:keywords/>
  <dc:description/>
  <cp:lastModifiedBy>Marco Antonio Cruz Castillo</cp:lastModifiedBy>
  <cp:revision>48</cp:revision>
  <dcterms:created xsi:type="dcterms:W3CDTF">2026-01-30T00:09:00Z</dcterms:created>
  <dcterms:modified xsi:type="dcterms:W3CDTF">2026-04-21T02:39:00Z</dcterms:modified>
</cp:coreProperties>
</file>